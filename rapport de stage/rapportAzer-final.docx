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4BA2" w14:textId="77777777" w:rsidR="00C00FED" w:rsidRDefault="00000000">
      <w:pPr>
        <w:spacing w:after="160"/>
        <w:jc w:val="center"/>
        <w:rPr>
          <w:b/>
          <w:bCs/>
          <w:sz w:val="48"/>
          <w:szCs w:val="48"/>
        </w:rPr>
      </w:pPr>
      <w:r>
        <w:rPr>
          <w:b/>
          <w:bCs/>
          <w:sz w:val="48"/>
          <w:szCs w:val="48"/>
        </w:rPr>
        <w:t>Projet de fin d'études</w:t>
      </w:r>
    </w:p>
    <w:p w14:paraId="4F247186" w14:textId="77777777" w:rsidR="00C00FED" w:rsidRDefault="00000000">
      <w:pPr>
        <w:spacing w:after="120"/>
        <w:jc w:val="center"/>
      </w:pPr>
      <w:r>
        <w:rPr>
          <w:b/>
          <w:bCs/>
          <w:sz w:val="32"/>
          <w:szCs w:val="32"/>
        </w:rPr>
        <w:t>Industrialisation de l'acquisition vendeurs et conception d'un portail</w:t>
      </w:r>
    </w:p>
    <w:p w14:paraId="4423FC45" w14:textId="77777777" w:rsidR="00C00FED" w:rsidRDefault="00000000">
      <w:pPr>
        <w:spacing w:after="600"/>
        <w:jc w:val="center"/>
      </w:pPr>
      <w:r>
        <w:rPr>
          <w:b/>
          <w:bCs/>
          <w:color w:val="C25E1F"/>
          <w:sz w:val="32"/>
          <w:szCs w:val="32"/>
        </w:rPr>
        <w:t>d'</w:t>
      </w:r>
      <w:proofErr w:type="spellStart"/>
      <w:r>
        <w:rPr>
          <w:b/>
          <w:bCs/>
          <w:color w:val="C25E1F"/>
          <w:sz w:val="32"/>
          <w:szCs w:val="32"/>
        </w:rPr>
        <w:t>onboarding</w:t>
      </w:r>
      <w:proofErr w:type="spellEnd"/>
      <w:r>
        <w:rPr>
          <w:b/>
          <w:bCs/>
          <w:color w:val="C25E1F"/>
          <w:sz w:val="32"/>
          <w:szCs w:val="32"/>
        </w:rPr>
        <w:t xml:space="preserve"> pour la marketplace B2B Carlow</w:t>
      </w:r>
    </w:p>
    <w:p w14:paraId="3391ADB2" w14:textId="77777777" w:rsidR="00C00FED" w:rsidRDefault="00000000">
      <w:pPr>
        <w:spacing w:after="360"/>
        <w:jc w:val="center"/>
      </w:pPr>
      <w:r>
        <w:rPr>
          <w:i/>
          <w:iCs/>
        </w:rPr>
        <w:t xml:space="preserve">Stage effectué au sein de la société </w:t>
      </w:r>
      <w:proofErr w:type="spellStart"/>
      <w:r>
        <w:rPr>
          <w:i/>
          <w:iCs/>
        </w:rPr>
        <w:t>Solelh</w:t>
      </w:r>
      <w:proofErr w:type="spellEnd"/>
      <w:r>
        <w:rPr>
          <w:i/>
          <w:iCs/>
        </w:rPr>
        <w:t xml:space="preserve"> Energie (Carlow)</w:t>
      </w:r>
    </w:p>
    <w:p w14:paraId="76C15C34" w14:textId="77777777" w:rsidR="00C00FED" w:rsidRDefault="00000000">
      <w:pPr>
        <w:spacing w:after="80"/>
        <w:jc w:val="center"/>
      </w:pPr>
      <w:r>
        <w:t>Réalisé par : Azer RAHALI</w:t>
      </w:r>
    </w:p>
    <w:p w14:paraId="72FB2F39" w14:textId="77777777" w:rsidR="00C00FED" w:rsidRDefault="00000000">
      <w:pPr>
        <w:spacing w:after="120"/>
        <w:jc w:val="center"/>
      </w:pPr>
      <w:r>
        <w:t>Encadré par : Dr. Maryam Elamine</w:t>
      </w:r>
    </w:p>
    <w:p w14:paraId="294F931F" w14:textId="77777777" w:rsidR="00C00FED" w:rsidRDefault="00000000">
      <w:pPr>
        <w:spacing w:after="120"/>
        <w:jc w:val="center"/>
      </w:pPr>
      <w:r>
        <w:rPr>
          <w:color w:val="666666"/>
        </w:rPr>
        <w:t>Année universitaire : 2025 — 2026</w:t>
      </w:r>
    </w:p>
    <w:p w14:paraId="6CCBD803" w14:textId="77777777" w:rsidR="00C00FED" w:rsidRDefault="00000000">
      <w:r>
        <w:br w:type="page"/>
      </w:r>
    </w:p>
    <w:p w14:paraId="632ADD6E" w14:textId="77777777" w:rsidR="00C00FED" w:rsidRDefault="00000000">
      <w:pPr>
        <w:spacing w:before="240" w:after="320"/>
        <w:jc w:val="center"/>
      </w:pPr>
      <w:r>
        <w:rPr>
          <w:b/>
          <w:bCs/>
          <w:color w:val="C25E1F"/>
          <w:sz w:val="44"/>
          <w:szCs w:val="44"/>
        </w:rPr>
        <w:lastRenderedPageBreak/>
        <w:t>Introduction générale</w:t>
      </w:r>
    </w:p>
    <w:p w14:paraId="7E7DA5FD" w14:textId="75FB8992" w:rsidR="00C00FED" w:rsidRDefault="00000000">
      <w:pPr>
        <w:spacing w:after="120" w:line="360" w:lineRule="auto"/>
        <w:jc w:val="both"/>
      </w:pPr>
      <w:r>
        <w:t>L'essor du commerce électronique a profondément transformé l'organisation des échanges commerciaux au cours de la dernière décennie. Cette transformation, longtemps cantonnée au commerce grand public, gagne désormais le secteur inter-entreprises avec une rapidité remarquable. Selon l'enquête internationale réalisée par</w:t>
      </w:r>
      <w:del w:id="0" w:author="azer" w:date="2026-05-21T18:38:00Z" w16du:dateUtc="2026-05-21T17:38:00Z">
        <w:r w:rsidDel="00EF59F6">
          <w:delText xml:space="preserve"> «Sana</w:delText>
        </w:r>
      </w:del>
      <w:ins w:id="1" w:author="azer" w:date="2026-05-21T18:38:00Z" w16du:dateUtc="2026-05-21T17:38:00Z">
        <w:r w:rsidR="00EF59F6">
          <w:t xml:space="preserve"> « Sana</w:t>
        </w:r>
      </w:ins>
      <w:r>
        <w:t xml:space="preserve"> </w:t>
      </w:r>
      <w:del w:id="2" w:author="azer" w:date="2026-05-21T18:39:00Z" w16du:dateUtc="2026-05-21T17:39:00Z">
        <w:r w:rsidDel="00EF59F6">
          <w:delText>Commerce»</w:delText>
        </w:r>
      </w:del>
      <w:ins w:id="3" w:author="azer" w:date="2026-05-21T18:39:00Z" w16du:dateUtc="2026-05-21T17:39:00Z">
        <w:r w:rsidR="00EF59F6">
          <w:t>Commerce »</w:t>
        </w:r>
      </w:ins>
      <w:r>
        <w:t xml:space="preserve"> en 2023, 88 % des entreprises B2B estiment qu'elles réaliseront leurs ventes exclusivement en ligne d'ici à 2025, et 66 % des acheteurs B2B privilégient déjà l'approvisionnement digital. Dans ce nouveau paradigme, l'expérience client — et particulièrement la qualité de la livraison — est devenue le premier critère de décision d'achat, devant le prix lui-même.</w:t>
      </w:r>
    </w:p>
    <w:p w14:paraId="3555E3BB" w14:textId="77777777" w:rsidR="00C00FED" w:rsidRDefault="00000000">
      <w:pPr>
        <w:spacing w:after="120" w:line="360" w:lineRule="auto"/>
        <w:jc w:val="both"/>
      </w:pPr>
      <w:r>
        <w:t xml:space="preserve">Parallèlement, la transition énergétique européenne se traduit par une explosion de la demande en équipements liés aux énergies renouvelables (EnR) : panneaux photovoltaïques, onduleurs, batteries, pompes à chaleur, biomasse, bornes de recharge pour véhicules électriques (IRVE) et solutions de gestion technique du bâtiment. Le marché européen est néanmoins extrêmement fragmenté, partagé entre fabricants asiatiques, distributeurs européens et intégrateurs locaux, ce qui complique le </w:t>
      </w:r>
      <w:proofErr w:type="spellStart"/>
      <w:r>
        <w:t>sourcing</w:t>
      </w:r>
      <w:proofErr w:type="spellEnd"/>
      <w:r>
        <w:t xml:space="preserve"> pour les acheteurs professionnels et limite la visibilité des fournisseurs spécialisés au-delà de leur zone géographique de proximité.</w:t>
      </w:r>
    </w:p>
    <w:p w14:paraId="3B0E4A7C" w14:textId="77777777" w:rsidR="00C00FED" w:rsidRDefault="00000000">
      <w:pPr>
        <w:spacing w:after="120" w:line="360" w:lineRule="auto"/>
        <w:jc w:val="both"/>
      </w:pPr>
      <w:r>
        <w:t xml:space="preserve">C'est précisément sur cette double dynamique — digitalisation du B2B et structuration de la filière EnR — que s'est positionnée la société française </w:t>
      </w:r>
      <w:proofErr w:type="spellStart"/>
      <w:r>
        <w:t>Solelh</w:t>
      </w:r>
      <w:proofErr w:type="spellEnd"/>
      <w:r>
        <w:t xml:space="preserve"> Energie en lançant la marketplace Carlow (carlow.fr), première place de marché européenne spécialisée dans la distribution d'équipements pour les énergies renouvelables et les économies d'énergie, neufs et de seconde vie. Carlow se distingue par une approche verticale, par la couverture du circuit second-life, par un modèle économique fondé sur la commission (« </w:t>
      </w:r>
      <w:proofErr w:type="spellStart"/>
      <w:r>
        <w:t>pay</w:t>
      </w:r>
      <w:proofErr w:type="spellEnd"/>
      <w:r>
        <w:t xml:space="preserve"> </w:t>
      </w:r>
      <w:proofErr w:type="spellStart"/>
      <w:r>
        <w:t>only</w:t>
      </w:r>
      <w:proofErr w:type="spellEnd"/>
      <w:r>
        <w:t xml:space="preserve"> if sale ») et par un positionnement assumé de tiers de confiance, qui intègre la gestion des paiements via Stripe, la conformité réglementaire et l'accompagnement opérationnel des vendeurs.</w:t>
      </w:r>
    </w:p>
    <w:p w14:paraId="2E4C50D0" w14:textId="77777777" w:rsidR="00C00FED" w:rsidRDefault="00000000">
      <w:pPr>
        <w:spacing w:after="120" w:line="360" w:lineRule="auto"/>
        <w:jc w:val="both"/>
      </w:pPr>
      <w:r>
        <w:t xml:space="preserve">C'est dans ce contexte que s'inscrit notre projet de fin d'études, réalisé au sein de </w:t>
      </w:r>
      <w:proofErr w:type="spellStart"/>
      <w:r>
        <w:t>Solelh</w:t>
      </w:r>
      <w:proofErr w:type="spellEnd"/>
      <w:r>
        <w:t xml:space="preserve"> Energie sous l'encadrement de Monsieur </w:t>
      </w:r>
      <w:proofErr w:type="spellStart"/>
      <w:r>
        <w:t>Paul-Emile</w:t>
      </w:r>
      <w:proofErr w:type="spellEnd"/>
      <w:r>
        <w:t xml:space="preserve"> DOURS, co-fondateur de Carlow. Notre mission présente une double dimension. Sur le plan analytique, elle vise à structurer la démarche de prospection B2B de la plateforme afin d'industrialiser le recrutement des vendeurs européens, parmi les centaines de prospects déjà </w:t>
      </w:r>
      <w:r>
        <w:lastRenderedPageBreak/>
        <w:t>identifiés. Sur le plan applicatif, elle consiste à concevoir et développer un portail web sur mesure dédié à l'</w:t>
      </w:r>
      <w:proofErr w:type="spellStart"/>
      <w:r>
        <w:t>onboarding</w:t>
      </w:r>
      <w:proofErr w:type="spellEnd"/>
      <w:r>
        <w:t xml:space="preserve"> des vendeurs et à leur supervision administrative, en complément de la solution back-office Origami Marketplace utilisée en production.</w:t>
      </w:r>
    </w:p>
    <w:p w14:paraId="40C50644" w14:textId="77777777" w:rsidR="00C00FED" w:rsidRDefault="00000000">
      <w:pPr>
        <w:spacing w:after="120" w:line="360" w:lineRule="auto"/>
        <w:jc w:val="both"/>
      </w:pPr>
      <w:r>
        <w:t>La solution applicative développée doit en particulier permettre de réduire significativement le temps d'inscription d'un nouveau vendeur, de garantir la conformité réglementaire à travers la vérification automatique des numéros de TVA intracommunautaires (service VIES de la Commission européenne), de structurer la collecte des documents légaux et des certifications techniques, et d'offrir à l'équipe Carlow comme aux fournisseurs une expérience fluide, sécurisée et homogène.</w:t>
      </w:r>
    </w:p>
    <w:p w14:paraId="618E3C36" w14:textId="77777777" w:rsidR="00C00FED" w:rsidRDefault="00000000">
      <w:pPr>
        <w:spacing w:after="120" w:line="360" w:lineRule="auto"/>
        <w:jc w:val="both"/>
      </w:pPr>
      <w:r>
        <w:t>Le présent rapport résume les différentes étapes que nous avons suivies pour mener ce projet à bien. Il est articulé autour de trois chapitres :</w:t>
      </w:r>
    </w:p>
    <w:p w14:paraId="28A8D7D5" w14:textId="77777777" w:rsidR="00C00FED" w:rsidRDefault="00000000">
      <w:pPr>
        <w:pStyle w:val="Paragraphedeliste"/>
        <w:numPr>
          <w:ilvl w:val="0"/>
          <w:numId w:val="3"/>
        </w:numPr>
        <w:spacing w:after="60" w:line="319" w:lineRule="auto"/>
        <w:jc w:val="both"/>
      </w:pPr>
      <w:r>
        <w:rPr>
          <w:b/>
          <w:bCs/>
        </w:rPr>
        <w:t xml:space="preserve">Le premier chapitre, intitulé « Étude préalable », </w:t>
      </w:r>
      <w:r>
        <w:t>présente le cadre du projet, l'organisme d'accueil ainsi que son écosystème de partenaires, puis établit une analyse comparative de l'existant afin d'en dégager les points faibles à éviter et les points forts à reprendre. Il identifie enfin la problématique centrale, expose la solution proposée et détaille les besoins fonctionnels et non fonctionnels du futur système.</w:t>
      </w:r>
    </w:p>
    <w:p w14:paraId="706CD5A7" w14:textId="77777777" w:rsidR="00C00FED" w:rsidRDefault="00000000">
      <w:pPr>
        <w:pStyle w:val="Paragraphedeliste"/>
        <w:numPr>
          <w:ilvl w:val="0"/>
          <w:numId w:val="1"/>
        </w:numPr>
        <w:spacing w:after="60" w:line="319" w:lineRule="auto"/>
        <w:jc w:val="both"/>
      </w:pPr>
      <w:r>
        <w:rPr>
          <w:b/>
          <w:bCs/>
        </w:rPr>
        <w:t xml:space="preserve">Le deuxième chapitre, intitulé « Étude conceptuelle », </w:t>
      </w:r>
      <w:r>
        <w:t>justifie le choix du langage de modélisation retenu, identifie les acteurs du système et présente la conception détaillée du projet à travers les diagrammes UML : diagrammes des cas d'utilisation, diagrammes de séquence, diagramme de classes et schéma relationnel de la base de données.</w:t>
      </w:r>
    </w:p>
    <w:p w14:paraId="1A4D4841" w14:textId="77777777" w:rsidR="00C00FED" w:rsidRDefault="00000000">
      <w:pPr>
        <w:pStyle w:val="Paragraphedeliste"/>
        <w:numPr>
          <w:ilvl w:val="0"/>
          <w:numId w:val="1"/>
        </w:numPr>
        <w:spacing w:after="60" w:line="319" w:lineRule="auto"/>
        <w:jc w:val="both"/>
      </w:pPr>
      <w:r>
        <w:rPr>
          <w:b/>
          <w:bCs/>
        </w:rPr>
        <w:t xml:space="preserve">Le troisième chapitre, intitulé « Réalisation », </w:t>
      </w:r>
      <w:r>
        <w:t xml:space="preserve">présente l'architecture technique mise en œuvre, l'environnement de développement, les langages et </w:t>
      </w:r>
      <w:proofErr w:type="spellStart"/>
      <w:r>
        <w:t>frameworks</w:t>
      </w:r>
      <w:proofErr w:type="spellEnd"/>
      <w:r>
        <w:t xml:space="preserve"> adoptés (Next.js, </w:t>
      </w:r>
      <w:proofErr w:type="spellStart"/>
      <w:r>
        <w:t>TypeScript</w:t>
      </w:r>
      <w:proofErr w:type="spellEnd"/>
      <w:r>
        <w:t xml:space="preserve">, Prisma, PostgreSQL, </w:t>
      </w:r>
      <w:proofErr w:type="spellStart"/>
      <w:r>
        <w:t>Tailwind</w:t>
      </w:r>
      <w:proofErr w:type="spellEnd"/>
      <w:r>
        <w:t xml:space="preserve"> CSS) ainsi que des aperçus des principales interfaces utilisateurs réalisées.</w:t>
      </w:r>
    </w:p>
    <w:p w14:paraId="21D99E56" w14:textId="77777777" w:rsidR="00C00FED" w:rsidRDefault="00000000">
      <w:pPr>
        <w:spacing w:after="120" w:line="360" w:lineRule="auto"/>
        <w:jc w:val="both"/>
      </w:pPr>
      <w:r>
        <w:t>Enfin, nous clôturons ce rapport par une conclusion générale dans laquelle nous résumons notre solution et exposons quelques perspectives d'évolution future.</w:t>
      </w:r>
    </w:p>
    <w:p w14:paraId="349C0FFA" w14:textId="77777777" w:rsidR="00C00FED" w:rsidRDefault="00000000">
      <w:r>
        <w:br w:type="page"/>
      </w:r>
    </w:p>
    <w:p w14:paraId="621DAF47" w14:textId="77777777" w:rsidR="00C00FED" w:rsidRDefault="00000000">
      <w:pPr>
        <w:spacing w:before="4000" w:after="240"/>
        <w:jc w:val="center"/>
      </w:pPr>
      <w:r>
        <w:rPr>
          <w:color w:val="666666"/>
          <w:sz w:val="56"/>
          <w:szCs w:val="56"/>
        </w:rPr>
        <w:lastRenderedPageBreak/>
        <w:t>Chapitre 1</w:t>
      </w:r>
    </w:p>
    <w:p w14:paraId="27DA1F3F" w14:textId="77777777" w:rsidR="00C00FED" w:rsidRDefault="00000000">
      <w:pPr>
        <w:spacing w:after="480"/>
        <w:jc w:val="center"/>
      </w:pPr>
      <w:r>
        <w:rPr>
          <w:b/>
          <w:bCs/>
          <w:color w:val="C25E1F"/>
          <w:sz w:val="80"/>
          <w:szCs w:val="80"/>
        </w:rPr>
        <w:t>Étude préalable</w:t>
      </w:r>
    </w:p>
    <w:p w14:paraId="75ED6F4D" w14:textId="77777777" w:rsidR="00C00FED" w:rsidRDefault="00000000">
      <w:r>
        <w:br w:type="page"/>
      </w:r>
    </w:p>
    <w:p w14:paraId="30D3DEC0" w14:textId="77777777" w:rsidR="00C00FED" w:rsidRDefault="00000000">
      <w:pPr>
        <w:pStyle w:val="Titre1"/>
      </w:pPr>
      <w:r>
        <w:lastRenderedPageBreak/>
        <w:t>Chapitre 1 : Étude préalable</w:t>
      </w:r>
    </w:p>
    <w:p w14:paraId="4B15364E" w14:textId="77777777" w:rsidR="00C00FED" w:rsidRDefault="00000000">
      <w:pPr>
        <w:pStyle w:val="Titre2"/>
      </w:pPr>
      <w:r>
        <w:t>Introduction</w:t>
      </w:r>
    </w:p>
    <w:p w14:paraId="07D11DEA" w14:textId="77777777" w:rsidR="00C00FED" w:rsidRDefault="00000000">
      <w:pPr>
        <w:spacing w:after="120" w:line="360" w:lineRule="auto"/>
        <w:jc w:val="both"/>
      </w:pPr>
      <w:r>
        <w:t>L'étude préalable constitue la phase fondatrice de tout projet informatique. Elle vise à comprendre le contexte du système, à identifier la problématique posée, à mener une analyse comparative de l'existant et à déterminer avec précision les objectifs et les fonctionnalités attendues du futur système.</w:t>
      </w:r>
    </w:p>
    <w:p w14:paraId="7C7549BC" w14:textId="77777777" w:rsidR="00C00FED" w:rsidRDefault="00000000">
      <w:pPr>
        <w:spacing w:after="120" w:line="360" w:lineRule="auto"/>
        <w:jc w:val="both"/>
      </w:pPr>
      <w:r>
        <w:t xml:space="preserve">Ce premier chapitre présente le cadre dans lequel s'inscrit notre projet de fin d'études, réalisé au sein de la société </w:t>
      </w:r>
      <w:proofErr w:type="spellStart"/>
      <w:r>
        <w:t>Solelh</w:t>
      </w:r>
      <w:proofErr w:type="spellEnd"/>
      <w:r>
        <w:t xml:space="preserve"> Energie, qui exploite la marketplace B2B Carlow spécialisée dans la distribution d'équipements pour les énergies renouvelables (EnR) et les économies d'énergie. Nous y exposons d'abord l'organisme d'accueil ainsi que les conditions de déroulement du stage. Nous procédons ensuite à une analyse approfondie des solutions existantes sur le marché européen des marketplaces B2B verticales, afin d'en dégager les forces et les faiblesses à prendre en considération dans la conception de notre solution. Enfin, nous formulons la problématique, la solution proposée et le cahier des charges fonctionnel et non fonctionnel qui guidera la suite du développement.</w:t>
      </w:r>
    </w:p>
    <w:p w14:paraId="3A9AA630" w14:textId="77777777" w:rsidR="00C00FED" w:rsidRDefault="00000000">
      <w:pPr>
        <w:pStyle w:val="Titre2"/>
      </w:pPr>
      <w:r>
        <w:t>1. Cadre du projet</w:t>
      </w:r>
    </w:p>
    <w:p w14:paraId="59E640B3" w14:textId="77777777" w:rsidR="00C00FED" w:rsidRDefault="00000000">
      <w:pPr>
        <w:spacing w:after="120" w:line="360" w:lineRule="auto"/>
        <w:jc w:val="both"/>
      </w:pPr>
      <w:r>
        <w:t xml:space="preserve">Ce travail s'inscrit dans le cadre de notre projet de fin d'études en vue de l'obtention du diplôme de Mastère professionnel en spécialité Commerce électronique à l'Institut Supérieur de Gestion de Gabès (ISGG). Le projet a été réalisé au sein de la société </w:t>
      </w:r>
      <w:proofErr w:type="spellStart"/>
      <w:r>
        <w:t>Solelh</w:t>
      </w:r>
      <w:proofErr w:type="spellEnd"/>
      <w:r>
        <w:t xml:space="preserve"> Energie, jeune startup française qui exploite la marketplace B2B Carlow, dédiée aux équipements liés aux énergies renouvelables et aux économies d'énergie.</w:t>
      </w:r>
    </w:p>
    <w:p w14:paraId="714CF4E2" w14:textId="77777777" w:rsidR="00C00FED" w:rsidRDefault="00000000">
      <w:pPr>
        <w:pStyle w:val="Titre3"/>
      </w:pPr>
      <w:r>
        <w:t>1.1 Présentation de l'organisme d'accueil</w:t>
      </w:r>
    </w:p>
    <w:p w14:paraId="305B647C" w14:textId="77777777" w:rsidR="00C00FED" w:rsidRDefault="00000000">
      <w:pPr>
        <w:spacing w:before="180" w:after="80"/>
      </w:pPr>
      <w:r>
        <w:rPr>
          <w:b/>
          <w:bCs/>
          <w:i/>
          <w:iCs/>
          <w:color w:val="1A1A1A"/>
        </w:rPr>
        <w:t>1.1.1 Description de l'entreprise</w:t>
      </w:r>
    </w:p>
    <w:p w14:paraId="3D2AAF8E" w14:textId="77777777" w:rsidR="00C00FED" w:rsidRDefault="00000000">
      <w:pPr>
        <w:spacing w:after="120" w:line="360" w:lineRule="auto"/>
        <w:jc w:val="both"/>
      </w:pPr>
      <w:proofErr w:type="spellStart"/>
      <w:r>
        <w:t>Solelh</w:t>
      </w:r>
      <w:proofErr w:type="spellEnd"/>
      <w:r>
        <w:t xml:space="preserve"> Energie est une jeune entreprise française opérant sous la marque commerciale Carlow. Elle a son siège social au 425 Chemin des Souliers, 07200 VESSEAUX (Ardèche). L'entreprise édite et exploite la marketplace B2B carlow.fr, première place de marché européenne spécialisée dans la distribution d'équipements pour les énergies renouvelables et les économies d'énergie, neufs et de seconde vie.</w:t>
      </w:r>
    </w:p>
    <w:p w14:paraId="299DB181" w14:textId="77777777" w:rsidR="00C00FED" w:rsidRDefault="00000000">
      <w:pPr>
        <w:spacing w:after="120" w:line="360" w:lineRule="auto"/>
        <w:jc w:val="both"/>
      </w:pPr>
      <w:r>
        <w:lastRenderedPageBreak/>
        <w:t>Carlow se positionne comme un tiers de confiance sectoriel : la plateforme connecte des vendeurs professionnels (fabricants, distributeurs, importateurs) à des acheteurs B2B qualifiés (installateurs, bureaux d'études, intégrateurs, exploitants) à travers un parcours d'achat et de vente sans couture. Le modèle économique est celui d'une marketplace pure : les vendeurs ne paient des frais de commission qu'en cas de vente effective.</w:t>
      </w:r>
    </w:p>
    <w:p w14:paraId="21AF7051" w14:textId="77777777" w:rsidR="00C00FED" w:rsidRDefault="00000000">
      <w:pPr>
        <w:spacing w:before="180" w:after="80"/>
      </w:pPr>
      <w:r>
        <w:rPr>
          <w:b/>
          <w:bCs/>
          <w:i/>
          <w:iCs/>
          <w:color w:val="1A1A1A"/>
        </w:rPr>
        <w:t>1.1.2 Activités et services</w:t>
      </w:r>
    </w:p>
    <w:p w14:paraId="62748DB8" w14:textId="77777777" w:rsidR="00C00FED" w:rsidRDefault="00000000">
      <w:pPr>
        <w:spacing w:after="120" w:line="360" w:lineRule="auto"/>
        <w:jc w:val="both"/>
      </w:pPr>
      <w:r>
        <w:t>Carlow propose un catalogue spécialisé organisé autour de six grandes catégories d'équipements couvrant l'essentiel des besoins en transition énergétique :</w:t>
      </w:r>
    </w:p>
    <w:p w14:paraId="2C6DB1D3" w14:textId="77777777" w:rsidR="00C00FED" w:rsidRDefault="00000000">
      <w:pPr>
        <w:pStyle w:val="Paragraphedeliste"/>
        <w:numPr>
          <w:ilvl w:val="0"/>
          <w:numId w:val="1"/>
        </w:numPr>
        <w:spacing w:after="60" w:line="319" w:lineRule="auto"/>
        <w:jc w:val="both"/>
      </w:pPr>
      <w:r>
        <w:rPr>
          <w:b/>
          <w:bCs/>
        </w:rPr>
        <w:t xml:space="preserve">Photovoltaïque : </w:t>
      </w:r>
      <w:r>
        <w:t>modules, onduleurs, rails et systèmes de fixation, monitoring, câblage, visserie.</w:t>
      </w:r>
    </w:p>
    <w:p w14:paraId="074BA74D" w14:textId="77777777" w:rsidR="00C00FED" w:rsidRDefault="00000000">
      <w:pPr>
        <w:pStyle w:val="Paragraphedeliste"/>
        <w:numPr>
          <w:ilvl w:val="0"/>
          <w:numId w:val="1"/>
        </w:numPr>
        <w:spacing w:after="60" w:line="319" w:lineRule="auto"/>
        <w:jc w:val="both"/>
      </w:pPr>
      <w:r>
        <w:rPr>
          <w:b/>
          <w:bCs/>
        </w:rPr>
        <w:t xml:space="preserve">Pompes à chaleur : </w:t>
      </w:r>
      <w:r>
        <w:t>unités extérieures et intérieures, systèmes split, ballons, gainables.</w:t>
      </w:r>
    </w:p>
    <w:p w14:paraId="7C5DD88F" w14:textId="77777777" w:rsidR="00C00FED" w:rsidRDefault="00000000">
      <w:pPr>
        <w:pStyle w:val="Paragraphedeliste"/>
        <w:numPr>
          <w:ilvl w:val="0"/>
          <w:numId w:val="1"/>
        </w:numPr>
        <w:spacing w:after="60" w:line="319" w:lineRule="auto"/>
        <w:jc w:val="both"/>
      </w:pPr>
      <w:r>
        <w:rPr>
          <w:b/>
          <w:bCs/>
        </w:rPr>
        <w:t xml:space="preserve">Biomasse : </w:t>
      </w:r>
      <w:r>
        <w:t>poêles, inserts, chaudières, fourneaux, tubage.</w:t>
      </w:r>
    </w:p>
    <w:p w14:paraId="3749F0DE" w14:textId="77777777" w:rsidR="00C00FED" w:rsidRDefault="00000000">
      <w:pPr>
        <w:pStyle w:val="Paragraphedeliste"/>
        <w:numPr>
          <w:ilvl w:val="0"/>
          <w:numId w:val="1"/>
        </w:numPr>
        <w:spacing w:after="60" w:line="319" w:lineRule="auto"/>
        <w:jc w:val="both"/>
      </w:pPr>
      <w:r>
        <w:rPr>
          <w:b/>
          <w:bCs/>
        </w:rPr>
        <w:t xml:space="preserve">Solaire thermique : </w:t>
      </w:r>
      <w:r>
        <w:t>générateurs, ballons, batteries, éclairage, aérovoltaïque.</w:t>
      </w:r>
    </w:p>
    <w:p w14:paraId="2AAA457F" w14:textId="77777777" w:rsidR="00C00FED" w:rsidRDefault="00000000">
      <w:pPr>
        <w:pStyle w:val="Paragraphedeliste"/>
        <w:numPr>
          <w:ilvl w:val="0"/>
          <w:numId w:val="1"/>
        </w:numPr>
        <w:spacing w:after="60" w:line="319" w:lineRule="auto"/>
        <w:jc w:val="both"/>
      </w:pPr>
      <w:r>
        <w:rPr>
          <w:b/>
          <w:bCs/>
        </w:rPr>
        <w:t xml:space="preserve">Mobilité électrique : </w:t>
      </w:r>
      <w:r>
        <w:t>systèmes IRVE, bornes de recharge, câbles, monitoring et suivi.</w:t>
      </w:r>
    </w:p>
    <w:p w14:paraId="6138F299" w14:textId="77777777" w:rsidR="00C00FED" w:rsidRDefault="00000000">
      <w:pPr>
        <w:pStyle w:val="Paragraphedeliste"/>
        <w:numPr>
          <w:ilvl w:val="0"/>
          <w:numId w:val="1"/>
        </w:numPr>
        <w:spacing w:after="60" w:line="319" w:lineRule="auto"/>
        <w:jc w:val="both"/>
      </w:pPr>
      <w:r>
        <w:rPr>
          <w:b/>
          <w:bCs/>
        </w:rPr>
        <w:t xml:space="preserve">Gestion technique du bâtiment (GTB) : </w:t>
      </w:r>
      <w:r>
        <w:t>capteurs, systèmes de pilotage, commandes contrôle, trappes.</w:t>
      </w:r>
    </w:p>
    <w:p w14:paraId="60BFD323" w14:textId="77777777" w:rsidR="00C00FED" w:rsidRDefault="00000000">
      <w:pPr>
        <w:spacing w:after="120" w:line="360" w:lineRule="auto"/>
        <w:jc w:val="both"/>
      </w:pPr>
      <w:r>
        <w:t>Au-delà du catalogue, Carlow assure pour le compte de ses vendeurs un ensemble complet de services B2B : acquisition d'audience qualifiée, gestion des paiements et de la facturation via Stripe, options de transport, gestion des devis, délais de paiement, assurance des transactions. Une messagerie tripartite sécurisée (vendeur, acheteur, opérateur) accompagne chaque commande, et un tableau de bord intégré permet à chaque vendeur de suivre ses ventes et ses indicateurs clés.</w:t>
      </w:r>
    </w:p>
    <w:p w14:paraId="3A13D3B6" w14:textId="77777777" w:rsidR="00C00FED" w:rsidRDefault="00000000">
      <w:pPr>
        <w:spacing w:before="180" w:after="80"/>
      </w:pPr>
      <w:r>
        <w:rPr>
          <w:b/>
          <w:bCs/>
          <w:i/>
          <w:iCs/>
          <w:color w:val="1A1A1A"/>
        </w:rPr>
        <w:t>1.1.3 Mission et vision</w:t>
      </w:r>
    </w:p>
    <w:p w14:paraId="25ADB979" w14:textId="77777777" w:rsidR="00C00FED" w:rsidRDefault="00000000">
      <w:pPr>
        <w:spacing w:after="120" w:line="360" w:lineRule="auto"/>
        <w:jc w:val="both"/>
      </w:pPr>
      <w:r>
        <w:t xml:space="preserve">La mission affichée de Carlow est de digitaliser l'accès aux équipements liés aux énergies renouvelables et aux économies d'énergie en proposant un véritable « one-stop-shop </w:t>
      </w:r>
      <w:proofErr w:type="spellStart"/>
      <w:r>
        <w:t>BtoB</w:t>
      </w:r>
      <w:proofErr w:type="spellEnd"/>
      <w:r>
        <w:t xml:space="preserve"> », couvrant à la fois le neuf et la seconde vie. Cette dimension circulaire constitue l'une des originalités de la plateforme : Carlow propose, pour chaque catégorie, des produits reconditionnés issus d'inventaires non écoulés ou de chantiers reconfigurés, contribuant ainsi à une meilleure utilisation des ressources et à la réduction de l'empreinte carbone du secteur.</w:t>
      </w:r>
    </w:p>
    <w:p w14:paraId="14B10DF5" w14:textId="77777777" w:rsidR="00C00FED" w:rsidRDefault="00000000">
      <w:pPr>
        <w:spacing w:after="120" w:line="360" w:lineRule="auto"/>
        <w:jc w:val="both"/>
      </w:pPr>
      <w:r>
        <w:lastRenderedPageBreak/>
        <w:t>La vision portée par les fondateurs est celle d'un écosystème B2B transparent, dans lequel les acheteurs accèdent à une offre profonde accompagnée de services clé en main, et où les vendeurs disposent de nouveaux débouchés pour leurs produits neufs et de seconde vie, sans frais d'inscription préalable.</w:t>
      </w:r>
    </w:p>
    <w:p w14:paraId="67712FEA" w14:textId="77777777" w:rsidR="00C00FED" w:rsidRDefault="00000000">
      <w:pPr>
        <w:spacing w:before="180" w:after="80"/>
      </w:pPr>
      <w:r>
        <w:rPr>
          <w:b/>
          <w:bCs/>
          <w:i/>
          <w:iCs/>
          <w:color w:val="1A1A1A"/>
        </w:rPr>
        <w:t>1.1.4 Équipe et écosystème</w:t>
      </w:r>
    </w:p>
    <w:p w14:paraId="7C4821E2" w14:textId="77777777" w:rsidR="00C00FED" w:rsidRDefault="00000000">
      <w:pPr>
        <w:spacing w:after="120" w:line="360" w:lineRule="auto"/>
        <w:jc w:val="both"/>
      </w:pPr>
      <w:r>
        <w:t xml:space="preserve">Carlow est une structure entrepreneuriale à taille humaine. L'équipe interne, qualifiée d'« exploitants », est composée des co-fondateurs </w:t>
      </w:r>
      <w:proofErr w:type="spellStart"/>
      <w:r>
        <w:t>Paul-Emile</w:t>
      </w:r>
      <w:proofErr w:type="spellEnd"/>
      <w:r>
        <w:t xml:space="preserve"> DOURS et Romain PORQUET, auxquels s'ajoute Damien EYBALIN. Cette équipe restreinte s'appuie sur un écosystème de partenaires spécialisés qui couvre l'ensemble de la chaîne de valeur :</w:t>
      </w:r>
    </w:p>
    <w:p w14:paraId="7648E14C" w14:textId="77777777" w:rsidR="00C00FED" w:rsidRDefault="00000000">
      <w:pPr>
        <w:pStyle w:val="Paragraphedeliste"/>
        <w:numPr>
          <w:ilvl w:val="0"/>
          <w:numId w:val="1"/>
        </w:numPr>
        <w:spacing w:after="60" w:line="319" w:lineRule="auto"/>
        <w:jc w:val="both"/>
      </w:pPr>
      <w:r>
        <w:rPr>
          <w:b/>
          <w:bCs/>
        </w:rPr>
        <w:t xml:space="preserve">Origami Marketplace : </w:t>
      </w:r>
      <w:r>
        <w:t>fournisseur SaaS (Software as a</w:t>
      </w:r>
      <w:del w:id="4" w:author="azer" w:date="2026-05-21T18:43:00Z" w16du:dateUtc="2026-05-21T17:43:00Z">
        <w:r w:rsidDel="00EF59F6">
          <w:delText>s</w:delText>
        </w:r>
      </w:del>
      <w:r>
        <w:t xml:space="preserve"> Service) qui édite et opère la solution logicielle de back-office sur laquelle repose la marketplace carlow.fr. Origami est un éditeur reconnu de plateformes marketplace « en marque blanche ».</w:t>
      </w:r>
    </w:p>
    <w:p w14:paraId="64F806BC" w14:textId="77777777" w:rsidR="00C00FED" w:rsidRDefault="00000000">
      <w:pPr>
        <w:pStyle w:val="Paragraphedeliste"/>
        <w:numPr>
          <w:ilvl w:val="0"/>
          <w:numId w:val="1"/>
        </w:numPr>
        <w:spacing w:after="60" w:line="319" w:lineRule="auto"/>
        <w:jc w:val="both"/>
      </w:pPr>
      <w:proofErr w:type="spellStart"/>
      <w:r>
        <w:rPr>
          <w:b/>
          <w:bCs/>
        </w:rPr>
        <w:t>Novaway</w:t>
      </w:r>
      <w:proofErr w:type="spellEnd"/>
      <w:r>
        <w:rPr>
          <w:b/>
          <w:bCs/>
        </w:rPr>
        <w:t xml:space="preserve"> : </w:t>
      </w:r>
      <w:r>
        <w:t>agence française de développement web qui assure l'intégration et l'évolution du front-office (carlow.fr).</w:t>
      </w:r>
    </w:p>
    <w:p w14:paraId="1A274A51" w14:textId="77777777" w:rsidR="00C00FED" w:rsidRDefault="00000000">
      <w:pPr>
        <w:pStyle w:val="Paragraphedeliste"/>
        <w:numPr>
          <w:ilvl w:val="0"/>
          <w:numId w:val="1"/>
        </w:numPr>
        <w:spacing w:after="60" w:line="319" w:lineRule="auto"/>
        <w:jc w:val="both"/>
      </w:pPr>
      <w:r>
        <w:rPr>
          <w:b/>
          <w:bCs/>
        </w:rPr>
        <w:t xml:space="preserve">Geoffrey TRISTRAM : </w:t>
      </w:r>
      <w:r>
        <w:t>expert SEO indépendant qui pilote la stratégie de référencement naturel et la visibilité organique de la plateforme.</w:t>
      </w:r>
    </w:p>
    <w:p w14:paraId="705ACE1B" w14:textId="77777777" w:rsidR="00C00FED" w:rsidRDefault="00000000">
      <w:pPr>
        <w:pStyle w:val="Paragraphedeliste"/>
        <w:numPr>
          <w:ilvl w:val="0"/>
          <w:numId w:val="1"/>
        </w:numPr>
        <w:spacing w:after="60" w:line="319" w:lineRule="auto"/>
        <w:jc w:val="both"/>
      </w:pPr>
      <w:r>
        <w:rPr>
          <w:b/>
          <w:bCs/>
        </w:rPr>
        <w:t xml:space="preserve">Stripe : </w:t>
      </w:r>
      <w:r>
        <w:t xml:space="preserve">prestataire de services de paiement (PSP). Stripe assure la séquestration des fonds, la procédure de KYB (Know </w:t>
      </w:r>
      <w:proofErr w:type="spellStart"/>
      <w:r>
        <w:t>Your</w:t>
      </w:r>
      <w:proofErr w:type="spellEnd"/>
      <w:r>
        <w:t xml:space="preserve"> Business) lors de l'</w:t>
      </w:r>
      <w:proofErr w:type="spellStart"/>
      <w:r>
        <w:t>onboarding</w:t>
      </w:r>
      <w:proofErr w:type="spellEnd"/>
      <w:r>
        <w:t xml:space="preserve"> marchand, ainsi que l'administration des flux financiers entre acheteurs, vendeurs et plateforme. Certifié PCI DSS, Stripe permet l'encaissement </w:t>
      </w:r>
      <w:proofErr w:type="spellStart"/>
      <w:r>
        <w:t>multi-devises</w:t>
      </w:r>
      <w:proofErr w:type="spellEnd"/>
      <w:r>
        <w:t xml:space="preserve"> et propose une protection contre la fraude par authentification multifactorielle.</w:t>
      </w:r>
    </w:p>
    <w:p w14:paraId="66A1C2FD" w14:textId="77777777" w:rsidR="00C00FED" w:rsidRDefault="00000000">
      <w:pPr>
        <w:pStyle w:val="Paragraphedeliste"/>
        <w:numPr>
          <w:ilvl w:val="0"/>
          <w:numId w:val="1"/>
        </w:numPr>
        <w:spacing w:after="60" w:line="319" w:lineRule="auto"/>
        <w:jc w:val="both"/>
      </w:pPr>
      <w:r>
        <w:rPr>
          <w:b/>
          <w:bCs/>
        </w:rPr>
        <w:t xml:space="preserve">Vendeurs : </w:t>
      </w:r>
      <w:r>
        <w:t xml:space="preserve">à la date de ce rapport, sept vendeurs sont déjà </w:t>
      </w:r>
      <w:proofErr w:type="spellStart"/>
      <w:r>
        <w:t>onboardés</w:t>
      </w:r>
      <w:proofErr w:type="spellEnd"/>
      <w:r>
        <w:t xml:space="preserve"> sur la plateforme et plusieurs centaines de prospects sont identifiés comme cibles prioritaires de l'équipe commerciale.</w:t>
      </w:r>
    </w:p>
    <w:p w14:paraId="66C25460" w14:textId="77777777" w:rsidR="00C00FED" w:rsidRDefault="00000000">
      <w:pPr>
        <w:spacing w:before="180" w:after="80"/>
      </w:pPr>
      <w:r>
        <w:rPr>
          <w:b/>
          <w:bCs/>
          <w:i/>
          <w:iCs/>
          <w:color w:val="1A1A1A"/>
        </w:rPr>
        <w:t>1.1.5 Déroulement du stage</w:t>
      </w:r>
    </w:p>
    <w:p w14:paraId="482BD95E" w14:textId="77777777" w:rsidR="00C00FED" w:rsidRDefault="00000000">
      <w:pPr>
        <w:spacing w:after="120" w:line="360" w:lineRule="auto"/>
        <w:jc w:val="both"/>
      </w:pPr>
      <w:r>
        <w:t xml:space="preserve">Notre stage s'est déroulé du [date de début] au [date de fin], soit une durée de [durée — ex. : 4 mois] au sein de </w:t>
      </w:r>
      <w:proofErr w:type="spellStart"/>
      <w:r>
        <w:t>Solelh</w:t>
      </w:r>
      <w:proofErr w:type="spellEnd"/>
      <w:r>
        <w:t xml:space="preserve"> Energie (Carlow). Compte tenu de la nature distribuée de l'équipe (siège en Ardèche, partenaires répartis en France), les échanges se sont effectués à distance avec des points hebdomadaires structurés. Notre encadrant entreprise, Monsieur </w:t>
      </w:r>
      <w:proofErr w:type="spellStart"/>
      <w:r>
        <w:t>Paul-Emile</w:t>
      </w:r>
      <w:proofErr w:type="spellEnd"/>
      <w:r>
        <w:t xml:space="preserve"> DOURS, co-fondateur de Carlow, a </w:t>
      </w:r>
      <w:r>
        <w:lastRenderedPageBreak/>
        <w:t>défini avec nous le périmètre fonctionnel du projet et a assuré le suivi régulier de l'avancement.</w:t>
      </w:r>
    </w:p>
    <w:p w14:paraId="553EB39A" w14:textId="77777777" w:rsidR="00C00FED" w:rsidRDefault="00000000">
      <w:pPr>
        <w:spacing w:after="120" w:line="360" w:lineRule="auto"/>
        <w:jc w:val="both"/>
      </w:pPr>
      <w:r>
        <w:t xml:space="preserve">Cette immersion professionnelle dans une structure de type startup nous a permis de mettre en application les connaissances théoriques acquises au cours de notre formation, dans un contexte où les choix techniques, le périmètre fonctionnel et les priorités évoluent rapidement. Elle nous a également amené à développer des compétences solides en architecture logicielle moderne, en intégration de services tiers (Stripe, VIES, </w:t>
      </w:r>
      <w:proofErr w:type="spellStart"/>
      <w:r>
        <w:t>Resend</w:t>
      </w:r>
      <w:proofErr w:type="spellEnd"/>
      <w:r>
        <w:t xml:space="preserve">, </w:t>
      </w:r>
      <w:proofErr w:type="spellStart"/>
      <w:r>
        <w:t>Supabase</w:t>
      </w:r>
      <w:proofErr w:type="spellEnd"/>
      <w:r>
        <w:t xml:space="preserve">) et en sécurité applicative (hachage </w:t>
      </w:r>
      <w:proofErr w:type="spellStart"/>
      <w:r>
        <w:t>bcrypt</w:t>
      </w:r>
      <w:proofErr w:type="spellEnd"/>
      <w:r>
        <w:t>, isolation des fichiers sensibles, gestion des accès administrateurs).</w:t>
      </w:r>
    </w:p>
    <w:p w14:paraId="617D0D95" w14:textId="77777777" w:rsidR="00C00FED" w:rsidRDefault="00000000">
      <w:pPr>
        <w:pStyle w:val="Titre3"/>
      </w:pPr>
      <w:r>
        <w:t>1.2 Présentation du projet</w:t>
      </w:r>
    </w:p>
    <w:p w14:paraId="157F09E3" w14:textId="77777777" w:rsidR="00C00FED" w:rsidRDefault="00000000">
      <w:pPr>
        <w:spacing w:before="180" w:after="80"/>
      </w:pPr>
      <w:r>
        <w:rPr>
          <w:b/>
          <w:bCs/>
          <w:i/>
          <w:iCs/>
          <w:color w:val="1A1A1A"/>
        </w:rPr>
        <w:t>1.2.1 Contexte du projet</w:t>
      </w:r>
    </w:p>
    <w:p w14:paraId="45AB0D80" w14:textId="6858FB59" w:rsidR="00C00FED" w:rsidRDefault="00000000">
      <w:pPr>
        <w:spacing w:after="120" w:line="360" w:lineRule="auto"/>
        <w:jc w:val="both"/>
      </w:pPr>
      <w:r>
        <w:t>La transition énergétique constitue aujourd'hui l'un des défis structurants pour l</w:t>
      </w:r>
      <w:ins w:id="5" w:author="azer" w:date="2026-05-21T18:44:00Z" w16du:dateUtc="2026-05-21T17:44:00Z">
        <w:r w:rsidR="00EF59F6">
          <w:t>es</w:t>
        </w:r>
      </w:ins>
      <w:del w:id="6" w:author="azer" w:date="2026-05-21T18:44:00Z" w16du:dateUtc="2026-05-21T17:44:00Z">
        <w:r w:rsidDel="00EF59F6">
          <w:delText>’</w:delText>
        </w:r>
      </w:del>
      <w:ins w:id="7" w:author="azer" w:date="2026-05-21T18:44:00Z" w16du:dateUtc="2026-05-21T17:44:00Z">
        <w:r w:rsidR="00EF59F6">
          <w:t xml:space="preserve"> </w:t>
        </w:r>
      </w:ins>
      <w:del w:id="8" w:author="azer" w:date="2026-05-21T18:46:00Z" w16du:dateUtc="2026-05-21T17:46:00Z">
        <w:r w:rsidDel="00EF59F6">
          <w:delText>économie européenne</w:delText>
        </w:r>
      </w:del>
      <w:ins w:id="9" w:author="azer" w:date="2026-05-21T18:46:00Z" w16du:dateUtc="2026-05-21T17:46:00Z">
        <w:r w:rsidR="00EF59F6">
          <w:t>économies européennes</w:t>
        </w:r>
      </w:ins>
      <w:r>
        <w:t>. Le marché des équipements liés aux énergies renouvelables croît rapidement, porté par les directives européennes (RED III), les plans nationaux d'investissement et la demande croissante des entreprises et des collectivités. Cette dynamique se traduit par une forte fragmentation de l'offre, partagée entre fabricants asiatiques, distributeurs européens et intégrateurs locaux.</w:t>
      </w:r>
    </w:p>
    <w:p w14:paraId="4E31BEA4" w14:textId="77777777" w:rsidR="00C00FED" w:rsidRDefault="00000000">
      <w:pPr>
        <w:spacing w:after="120" w:line="360" w:lineRule="auto"/>
        <w:jc w:val="both"/>
      </w:pPr>
      <w:r>
        <w:t>En parallèle, le commerce inter-entreprises se digitalise massivement. Selon l'enquête internationale menée par Sana Commerce en 2023, 88 % des entreprises B2B estiment qu'elles réaliseront leurs ventes exclusivement en ligne d'ici à 2025, et 66 % des acheteurs B2B privilégient déjà l'approvisionnement en ligne. L'expérience client, et particulièrement la qualité de la livraison, est devenue le premier critère de décision d'achat (cité par 80 % des acheteurs professionnels), devant le prix lui-même (20 %).</w:t>
      </w:r>
    </w:p>
    <w:p w14:paraId="656B7CEE" w14:textId="77777777" w:rsidR="00C00FED" w:rsidRDefault="00000000">
      <w:pPr>
        <w:spacing w:after="120" w:line="360" w:lineRule="auto"/>
        <w:jc w:val="both"/>
      </w:pPr>
      <w:r>
        <w:t>Dans ce contexte, les acheteurs professionnels du secteur EnR — bureaux d'études, installateurs, exploitants et grands comptes — peinent à comparer les fournisseurs, à vérifier leur conformité réglementaire (numéros de TVA, certifications CE, agréments PPE2) et à structurer leurs achats sur un canal fiable. Symétriquement, les vendeurs spécialisés peinent à atteindre une clientèle B2B qualifiée hors de leur marché géographique de proximité. C'est cette double friction que Carlow ambitionne de résoudre.</w:t>
      </w:r>
    </w:p>
    <w:p w14:paraId="67A4B11E" w14:textId="77777777" w:rsidR="00C00FED" w:rsidRDefault="00000000">
      <w:pPr>
        <w:spacing w:before="180" w:after="80"/>
      </w:pPr>
      <w:r>
        <w:rPr>
          <w:b/>
          <w:bCs/>
          <w:i/>
          <w:iCs/>
          <w:color w:val="1A1A1A"/>
        </w:rPr>
        <w:t>1.2.2 Description du projet</w:t>
      </w:r>
    </w:p>
    <w:p w14:paraId="342BB300" w14:textId="77777777" w:rsidR="00C00FED" w:rsidRDefault="00000000">
      <w:pPr>
        <w:spacing w:after="120" w:line="360" w:lineRule="auto"/>
        <w:jc w:val="both"/>
      </w:pPr>
      <w:r>
        <w:lastRenderedPageBreak/>
        <w:t>Le projet confié dans le cadre du stage présente une double dimension, à la fois analytique et applicative, en cohérence avec le modèle de jeune startup encore en exploration de son modèle économique.</w:t>
      </w:r>
    </w:p>
    <w:p w14:paraId="0B7EDE72" w14:textId="77777777" w:rsidR="00C00FED" w:rsidRDefault="00000000">
      <w:pPr>
        <w:spacing w:after="120" w:line="360" w:lineRule="auto"/>
        <w:jc w:val="both"/>
      </w:pPr>
      <w:r>
        <w:rPr>
          <w:b/>
          <w:bCs/>
        </w:rPr>
        <w:t xml:space="preserve">Volet analytique — Structuration de la prospection </w:t>
      </w:r>
      <w:proofErr w:type="spellStart"/>
      <w:r>
        <w:rPr>
          <w:b/>
          <w:bCs/>
        </w:rPr>
        <w:t>BtoB</w:t>
      </w:r>
      <w:proofErr w:type="spellEnd"/>
      <w:r>
        <w:rPr>
          <w:b/>
          <w:bCs/>
        </w:rPr>
        <w:t xml:space="preserve"> :</w:t>
      </w:r>
    </w:p>
    <w:p w14:paraId="1D286DEB" w14:textId="77777777" w:rsidR="00C00FED" w:rsidRDefault="00000000">
      <w:pPr>
        <w:spacing w:after="120" w:line="360" w:lineRule="auto"/>
        <w:jc w:val="both"/>
      </w:pPr>
      <w:r>
        <w:t xml:space="preserve">L'un des enjeux centraux pour Carlow est l'acquisition de nouveaux vendeurs. Sept fournisseurs sont à ce jour </w:t>
      </w:r>
      <w:proofErr w:type="spellStart"/>
      <w:r>
        <w:t>onboardés</w:t>
      </w:r>
      <w:proofErr w:type="spellEnd"/>
      <w:r>
        <w:t xml:space="preserve"> sur la plateforme, alors que des centaines de prospects européens restent à approcher. Le premier volet du stage consiste donc à structurer une démarche de prospection </w:t>
      </w:r>
      <w:proofErr w:type="spellStart"/>
      <w:r>
        <w:t>BtoB</w:t>
      </w:r>
      <w:proofErr w:type="spellEnd"/>
      <w:r>
        <w:t xml:space="preserve"> outillée : définition de la méthode, construction d'une base de contacts vendeurs européens via les outils dédiés (</w:t>
      </w:r>
      <w:proofErr w:type="spellStart"/>
      <w:r>
        <w:t>scraping</w:t>
      </w:r>
      <w:proofErr w:type="spellEnd"/>
      <w:r>
        <w:t xml:space="preserve"> web, </w:t>
      </w:r>
      <w:proofErr w:type="spellStart"/>
      <w:r>
        <w:t>Waalaxy</w:t>
      </w:r>
      <w:proofErr w:type="spellEnd"/>
      <w:r>
        <w:t>, recherche manuelle qualifiée), enrichissement progressif et qualification des leads.</w:t>
      </w:r>
    </w:p>
    <w:p w14:paraId="330D942F" w14:textId="77777777" w:rsidR="00C00FED" w:rsidRDefault="00000000">
      <w:pPr>
        <w:spacing w:after="120" w:line="360" w:lineRule="auto"/>
        <w:jc w:val="both"/>
      </w:pPr>
      <w:r>
        <w:rPr>
          <w:b/>
          <w:bCs/>
        </w:rPr>
        <w:t>Volet applicatif — Conception et réalisation d'un portail vendeur :</w:t>
      </w:r>
    </w:p>
    <w:p w14:paraId="2AFA9150" w14:textId="77777777" w:rsidR="00C00FED" w:rsidRDefault="00000000">
      <w:pPr>
        <w:spacing w:after="120" w:line="360" w:lineRule="auto"/>
        <w:jc w:val="both"/>
      </w:pPr>
      <w:r>
        <w:t>En complément de la solution back-office Origami Marketplace utilisée en production, le second volet consiste à concevoir et développer un portail web sur mesure dédié à l'</w:t>
      </w:r>
      <w:proofErr w:type="spellStart"/>
      <w:r>
        <w:t>onboarding</w:t>
      </w:r>
      <w:proofErr w:type="spellEnd"/>
      <w:r>
        <w:t xml:space="preserve"> des vendeurs et à leur supervision administrative. Cette solution doit permettre à Carlow d'industrialiser le recrutement des fournisseurs identifiés lors du volet analytique, en automatisant les vérifications réglementaires (TVA intracommunautaire via VIES, documents légaux, certifications techniques) et en offrant à l'équipe une interface unifiée pour piloter les dossiers, le catalogue produits, les commandes et les notifications.</w:t>
      </w:r>
    </w:p>
    <w:p w14:paraId="69A5736A" w14:textId="77777777" w:rsidR="00C00FED" w:rsidRDefault="00000000">
      <w:pPr>
        <w:spacing w:after="120" w:line="360" w:lineRule="auto"/>
        <w:jc w:val="both"/>
      </w:pPr>
      <w:r>
        <w:t>Plus précisément, la solution applicative à développer comprend :</w:t>
      </w:r>
    </w:p>
    <w:p w14:paraId="0B49A30C" w14:textId="77777777" w:rsidR="00C00FED" w:rsidRDefault="00000000">
      <w:pPr>
        <w:pStyle w:val="Paragraphedeliste"/>
        <w:numPr>
          <w:ilvl w:val="0"/>
          <w:numId w:val="1"/>
        </w:numPr>
        <w:spacing w:after="60" w:line="319" w:lineRule="auto"/>
        <w:jc w:val="both"/>
      </w:pPr>
      <w:r>
        <w:t>un parcours d'</w:t>
      </w:r>
      <w:proofErr w:type="spellStart"/>
      <w:r>
        <w:t>onboarding</w:t>
      </w:r>
      <w:proofErr w:type="spellEnd"/>
      <w:r>
        <w:t xml:space="preserve"> guidé en six étapes pour les fournisseurs (compte, société, documents, certifications, logistique, confirmation) ;</w:t>
      </w:r>
    </w:p>
    <w:p w14:paraId="2300A84D" w14:textId="77777777" w:rsidR="00C00FED" w:rsidRDefault="00000000">
      <w:pPr>
        <w:pStyle w:val="Paragraphedeliste"/>
        <w:numPr>
          <w:ilvl w:val="0"/>
          <w:numId w:val="1"/>
        </w:numPr>
        <w:spacing w:after="60" w:line="319" w:lineRule="auto"/>
        <w:jc w:val="both"/>
      </w:pPr>
      <w:r>
        <w:t>une intégration native au service VIES de la Commission européenne pour la validation automatique des numéros de TVA intracommunautaires ;</w:t>
      </w:r>
    </w:p>
    <w:p w14:paraId="6B455A80" w14:textId="77777777" w:rsidR="00C00FED" w:rsidRDefault="00000000">
      <w:pPr>
        <w:pStyle w:val="Paragraphedeliste"/>
        <w:numPr>
          <w:ilvl w:val="0"/>
          <w:numId w:val="1"/>
        </w:numPr>
        <w:spacing w:after="60" w:line="319" w:lineRule="auto"/>
        <w:jc w:val="both"/>
      </w:pPr>
      <w:r>
        <w:t xml:space="preserve">un système de dépôt de documents (K-Bis, statuts, pièce d'identité, RIB, certifications CE et </w:t>
      </w:r>
      <w:proofErr w:type="spellStart"/>
      <w:r>
        <w:t>Certisolis</w:t>
      </w:r>
      <w:proofErr w:type="spellEnd"/>
      <w:r>
        <w:t xml:space="preserve">) avec stockage sécurisé sur </w:t>
      </w:r>
      <w:proofErr w:type="spellStart"/>
      <w:r>
        <w:t>Supabase</w:t>
      </w:r>
      <w:proofErr w:type="spellEnd"/>
      <w:r>
        <w:t xml:space="preserve"> Storage ;</w:t>
      </w:r>
    </w:p>
    <w:p w14:paraId="5EADDA1B" w14:textId="77777777" w:rsidR="00C00FED" w:rsidRDefault="00000000">
      <w:pPr>
        <w:pStyle w:val="Paragraphedeliste"/>
        <w:numPr>
          <w:ilvl w:val="0"/>
          <w:numId w:val="1"/>
        </w:numPr>
        <w:spacing w:after="60" w:line="319" w:lineRule="auto"/>
        <w:jc w:val="both"/>
      </w:pPr>
      <w:r>
        <w:t>un back-office d'administration permettant la validation, le rejet ou la suspension des dossiers vendeurs, ainsi que la gestion centralisée du catalogue, des commandes, des acheteurs et des notifications ;</w:t>
      </w:r>
    </w:p>
    <w:p w14:paraId="4E953684" w14:textId="77777777" w:rsidR="00C00FED" w:rsidRDefault="00000000">
      <w:pPr>
        <w:pStyle w:val="Paragraphedeliste"/>
        <w:numPr>
          <w:ilvl w:val="0"/>
          <w:numId w:val="1"/>
        </w:numPr>
        <w:spacing w:after="60" w:line="319" w:lineRule="auto"/>
        <w:jc w:val="both"/>
      </w:pPr>
      <w:r>
        <w:t xml:space="preserve">un module d'inscription et d'authentification distinct pour les acheteurs, avec sécurisation des mots de passe par hachage </w:t>
      </w:r>
      <w:proofErr w:type="spellStart"/>
      <w:r>
        <w:t>bcrypt</w:t>
      </w:r>
      <w:proofErr w:type="spellEnd"/>
      <w:r>
        <w:t xml:space="preserve"> à douze tours de salage ;</w:t>
      </w:r>
    </w:p>
    <w:p w14:paraId="4D5957B2" w14:textId="77777777" w:rsidR="00C00FED" w:rsidRDefault="00000000">
      <w:pPr>
        <w:pStyle w:val="Paragraphedeliste"/>
        <w:numPr>
          <w:ilvl w:val="0"/>
          <w:numId w:val="1"/>
        </w:numPr>
        <w:spacing w:after="60" w:line="319" w:lineRule="auto"/>
        <w:jc w:val="both"/>
      </w:pPr>
      <w:r>
        <w:lastRenderedPageBreak/>
        <w:t xml:space="preserve">des notifications transactionnelles automatiques (bienvenue, soumission de dossier, activation de compte) via le service </w:t>
      </w:r>
      <w:proofErr w:type="spellStart"/>
      <w:r>
        <w:t>Resend</w:t>
      </w:r>
      <w:proofErr w:type="spellEnd"/>
      <w:r>
        <w:t>.</w:t>
      </w:r>
    </w:p>
    <w:p w14:paraId="77861729" w14:textId="77777777" w:rsidR="00C00FED" w:rsidRDefault="00000000">
      <w:pPr>
        <w:spacing w:before="180" w:after="80"/>
      </w:pPr>
      <w:r>
        <w:rPr>
          <w:b/>
          <w:bCs/>
          <w:i/>
          <w:iCs/>
          <w:color w:val="1A1A1A"/>
        </w:rPr>
        <w:t>1.2.3 Objectifs à atteindre</w:t>
      </w:r>
    </w:p>
    <w:p w14:paraId="6E337561" w14:textId="77777777" w:rsidR="00C00FED" w:rsidRDefault="00000000">
      <w:pPr>
        <w:spacing w:after="120" w:line="360" w:lineRule="auto"/>
        <w:jc w:val="both"/>
      </w:pPr>
      <w:r>
        <w:t xml:space="preserve">La solution doit répondre aux objectifs suivants, formulés à partir des entretiens menés avec Monsieur </w:t>
      </w:r>
      <w:proofErr w:type="spellStart"/>
      <w:r>
        <w:t>Paul-Emile</w:t>
      </w:r>
      <w:proofErr w:type="spellEnd"/>
      <w:r>
        <w:t xml:space="preserve"> DOURS et avec un échantillon de fournisseurs cibles :</w:t>
      </w:r>
    </w:p>
    <w:p w14:paraId="472B033F" w14:textId="77777777" w:rsidR="00C00FED" w:rsidRDefault="00000000">
      <w:pPr>
        <w:pStyle w:val="Paragraphedeliste"/>
        <w:numPr>
          <w:ilvl w:val="0"/>
          <w:numId w:val="1"/>
        </w:numPr>
        <w:spacing w:after="60" w:line="319" w:lineRule="auto"/>
        <w:jc w:val="both"/>
      </w:pPr>
      <w:r>
        <w:rPr>
          <w:b/>
          <w:bCs/>
        </w:rPr>
        <w:t xml:space="preserve">Industrialiser l'acquisition vendeurs </w:t>
      </w:r>
      <w:r>
        <w:t>en passant d'une approche artisanale à une démarche outillée et reproductible, capable de traiter plusieurs centaines de prospects européens identifiés.</w:t>
      </w:r>
    </w:p>
    <w:p w14:paraId="58286F36" w14:textId="77777777" w:rsidR="00C00FED" w:rsidRDefault="00000000">
      <w:pPr>
        <w:pStyle w:val="Paragraphedeliste"/>
        <w:numPr>
          <w:ilvl w:val="0"/>
          <w:numId w:val="1"/>
        </w:numPr>
        <w:spacing w:after="60" w:line="319" w:lineRule="auto"/>
        <w:jc w:val="both"/>
      </w:pPr>
      <w:r>
        <w:rPr>
          <w:b/>
          <w:bCs/>
        </w:rPr>
        <w:t xml:space="preserve">Réduire le temps d'inscription d'un vendeur </w:t>
      </w:r>
      <w:r>
        <w:t>à moins de quinze minutes pour la saisie initiale, contre plusieurs heures dans les processus traditionnels par échanges d'e-mails et de pièces jointes.</w:t>
      </w:r>
    </w:p>
    <w:p w14:paraId="223F56F7" w14:textId="77777777" w:rsidR="00C00FED" w:rsidRDefault="00000000">
      <w:pPr>
        <w:pStyle w:val="Paragraphedeliste"/>
        <w:numPr>
          <w:ilvl w:val="0"/>
          <w:numId w:val="1"/>
        </w:numPr>
        <w:spacing w:after="60" w:line="319" w:lineRule="auto"/>
        <w:jc w:val="both"/>
      </w:pPr>
      <w:r>
        <w:rPr>
          <w:b/>
          <w:bCs/>
        </w:rPr>
        <w:t xml:space="preserve">Garantir la conformité réglementaire </w:t>
      </w:r>
      <w:r>
        <w:t>à travers la vérification automatique des numéros de TVA intracommunautaires et la collecte structurée des documents obligatoires.</w:t>
      </w:r>
    </w:p>
    <w:p w14:paraId="72F80E3B" w14:textId="77777777" w:rsidR="00C00FED" w:rsidRDefault="00000000">
      <w:pPr>
        <w:pStyle w:val="Paragraphedeliste"/>
        <w:numPr>
          <w:ilvl w:val="0"/>
          <w:numId w:val="1"/>
        </w:numPr>
        <w:spacing w:after="60" w:line="319" w:lineRule="auto"/>
        <w:jc w:val="both"/>
      </w:pPr>
      <w:r>
        <w:rPr>
          <w:b/>
          <w:bCs/>
        </w:rPr>
        <w:t xml:space="preserve">Centraliser la gestion administrative </w:t>
      </w:r>
      <w:r>
        <w:t>des dossiers vendeurs, des produits, des acheteurs, des commandes et des notifications dans une interface unifiée et responsive.</w:t>
      </w:r>
    </w:p>
    <w:p w14:paraId="3146D8BB" w14:textId="77777777" w:rsidR="00C00FED" w:rsidRDefault="00000000">
      <w:pPr>
        <w:pStyle w:val="Paragraphedeliste"/>
        <w:numPr>
          <w:ilvl w:val="0"/>
          <w:numId w:val="1"/>
        </w:numPr>
        <w:spacing w:after="60" w:line="319" w:lineRule="auto"/>
        <w:jc w:val="both"/>
      </w:pPr>
      <w:r>
        <w:rPr>
          <w:b/>
          <w:bCs/>
        </w:rPr>
        <w:t xml:space="preserve">Sécuriser les données </w:t>
      </w:r>
      <w:r>
        <w:t xml:space="preserve">des utilisateurs et des fournisseurs (chiffrement des mots de passe, isolation des fichiers sensibles, accès restreint au back-office par cookie </w:t>
      </w:r>
      <w:proofErr w:type="spellStart"/>
      <w:r>
        <w:t>httpOnly</w:t>
      </w:r>
      <w:proofErr w:type="spellEnd"/>
      <w:r>
        <w:t>).</w:t>
      </w:r>
    </w:p>
    <w:p w14:paraId="05F55BF9" w14:textId="77777777" w:rsidR="00C00FED" w:rsidRDefault="00000000">
      <w:pPr>
        <w:pStyle w:val="Paragraphedeliste"/>
        <w:numPr>
          <w:ilvl w:val="0"/>
          <w:numId w:val="1"/>
        </w:numPr>
        <w:spacing w:after="60" w:line="319" w:lineRule="auto"/>
        <w:jc w:val="both"/>
      </w:pPr>
      <w:r>
        <w:rPr>
          <w:b/>
          <w:bCs/>
        </w:rPr>
        <w:t xml:space="preserve">Offrir une expérience utilisateur fluide </w:t>
      </w:r>
      <w:r>
        <w:t>et homogène, accessible aussi bien sur ordinateur que sur mobile, conforme aux standards modernes du Web.</w:t>
      </w:r>
    </w:p>
    <w:p w14:paraId="30D6115C" w14:textId="77777777" w:rsidR="00C00FED" w:rsidRDefault="00000000">
      <w:pPr>
        <w:pStyle w:val="Titre2"/>
      </w:pPr>
      <w:r>
        <w:t>2. Étude de l'existant</w:t>
      </w:r>
    </w:p>
    <w:p w14:paraId="1F64CF37" w14:textId="77777777" w:rsidR="00C00FED" w:rsidRDefault="00000000">
      <w:pPr>
        <w:spacing w:after="120" w:line="360" w:lineRule="auto"/>
        <w:jc w:val="both"/>
      </w:pPr>
      <w:r>
        <w:t>L'étude de l'existant permet d'analyser les solutions actuellement disponibles sur le marché, d'en identifier les forces et les faiblesses, et de prendre en considération ces enseignements lors de la conception de notre propre solution. Nous avons sélectionné trois plateformes représentatives du paysage actuel des marketplaces dédiées aux énergies renouvelables ou au commerce B2B technique.</w:t>
      </w:r>
    </w:p>
    <w:p w14:paraId="796E2DD2" w14:textId="77777777" w:rsidR="00C00FED" w:rsidRDefault="00000000">
      <w:pPr>
        <w:pStyle w:val="Titre3"/>
      </w:pPr>
      <w:r>
        <w:t>2.1 Analyse des solutions existantes</w:t>
      </w:r>
    </w:p>
    <w:p w14:paraId="12E0BE03" w14:textId="77777777" w:rsidR="00C00FED" w:rsidRDefault="00000000">
      <w:pPr>
        <w:spacing w:before="180" w:after="80"/>
      </w:pPr>
      <w:r>
        <w:rPr>
          <w:b/>
          <w:bCs/>
          <w:i/>
          <w:iCs/>
          <w:color w:val="1A1A1A"/>
        </w:rPr>
        <w:t>2.1.1 La plateforme « Alma Solar Shop »</w:t>
      </w:r>
    </w:p>
    <w:p w14:paraId="52E64225" w14:textId="77777777" w:rsidR="00C00FED" w:rsidRDefault="00000000">
      <w:pPr>
        <w:spacing w:after="120" w:line="360" w:lineRule="auto"/>
        <w:jc w:val="both"/>
      </w:pPr>
      <w:r>
        <w:t xml:space="preserve">Alma Solar Shop est l'un des plus importants distributeurs en ligne européens d'équipements photovoltaïques. La plateforme propose un large catalogue de </w:t>
      </w:r>
      <w:r>
        <w:lastRenderedPageBreak/>
        <w:t>panneaux, onduleurs, batteries et accessoires, principalement à destination des installateurs et des particuliers.</w:t>
      </w:r>
    </w:p>
    <w:p w14:paraId="6684631A" w14:textId="77777777" w:rsidR="00C00FED" w:rsidRDefault="00000000">
      <w:pPr>
        <w:spacing w:after="120" w:line="360" w:lineRule="auto"/>
        <w:jc w:val="both"/>
      </w:pPr>
      <w:r>
        <w:rPr>
          <w:b/>
          <w:bCs/>
        </w:rPr>
        <w:t>Avantages :</w:t>
      </w:r>
    </w:p>
    <w:p w14:paraId="7FDAB83B" w14:textId="2D732396" w:rsidR="00C00FED" w:rsidRDefault="00000000">
      <w:pPr>
        <w:pStyle w:val="Paragraphedeliste"/>
        <w:numPr>
          <w:ilvl w:val="0"/>
          <w:numId w:val="1"/>
        </w:numPr>
        <w:spacing w:after="60" w:line="319" w:lineRule="auto"/>
        <w:jc w:val="both"/>
      </w:pPr>
      <w:del w:id="10" w:author="azer" w:date="2026-05-21T18:51:00Z" w16du:dateUtc="2026-05-21T17:51:00Z">
        <w:r w:rsidDel="00E909B3">
          <w:delText>catalogue</w:delText>
        </w:r>
      </w:del>
      <w:ins w:id="11" w:author="azer" w:date="2026-05-21T18:51:00Z" w16du:dateUtc="2026-05-21T17:51:00Z">
        <w:r w:rsidR="00E909B3">
          <w:t>Catalogue</w:t>
        </w:r>
      </w:ins>
      <w:r>
        <w:t xml:space="preserve"> très étoffé et bien classé par catégorie d'équipement</w:t>
      </w:r>
      <w:ins w:id="12" w:author="azer" w:date="2026-05-21T18:51:00Z" w16du:dateUtc="2026-05-21T17:51:00Z">
        <w:r w:rsidR="00E909B3">
          <w:t xml:space="preserve"> ;</w:t>
        </w:r>
      </w:ins>
    </w:p>
    <w:p w14:paraId="04DA9CD5" w14:textId="6C0D2D44" w:rsidR="00C00FED" w:rsidRDefault="00000000">
      <w:pPr>
        <w:pStyle w:val="Paragraphedeliste"/>
        <w:numPr>
          <w:ilvl w:val="0"/>
          <w:numId w:val="1"/>
        </w:numPr>
        <w:spacing w:after="60" w:line="319" w:lineRule="auto"/>
        <w:jc w:val="both"/>
      </w:pPr>
      <w:del w:id="13" w:author="azer" w:date="2026-05-21T18:51:00Z" w16du:dateUtc="2026-05-21T17:51:00Z">
        <w:r w:rsidDel="00E909B3">
          <w:delText>affichage</w:delText>
        </w:r>
      </w:del>
      <w:ins w:id="14" w:author="azer" w:date="2026-05-21T18:51:00Z" w16du:dateUtc="2026-05-21T17:51:00Z">
        <w:r w:rsidR="00E909B3">
          <w:t>Affichage</w:t>
        </w:r>
      </w:ins>
      <w:r>
        <w:t xml:space="preserve"> transparent des stocks en temps réel et des délais de livraison</w:t>
      </w:r>
      <w:ins w:id="15" w:author="azer" w:date="2026-05-21T18:51:00Z" w16du:dateUtc="2026-05-21T17:51:00Z">
        <w:r w:rsidR="00E909B3">
          <w:t xml:space="preserve"> ;</w:t>
        </w:r>
      </w:ins>
    </w:p>
    <w:p w14:paraId="51BF5259" w14:textId="79EB8918" w:rsidR="00C00FED" w:rsidRDefault="00000000">
      <w:pPr>
        <w:pStyle w:val="Paragraphedeliste"/>
        <w:numPr>
          <w:ilvl w:val="0"/>
          <w:numId w:val="1"/>
        </w:numPr>
        <w:spacing w:after="60" w:line="319" w:lineRule="auto"/>
        <w:jc w:val="both"/>
      </w:pPr>
      <w:del w:id="16" w:author="azer" w:date="2026-05-21T18:51:00Z" w16du:dateUtc="2026-05-21T17:51:00Z">
        <w:r w:rsidDel="00E909B3">
          <w:delText>interface</w:delText>
        </w:r>
      </w:del>
      <w:ins w:id="17" w:author="azer" w:date="2026-05-21T18:51:00Z" w16du:dateUtc="2026-05-21T17:51:00Z">
        <w:r w:rsidR="00E909B3">
          <w:t>Interface</w:t>
        </w:r>
      </w:ins>
      <w:r>
        <w:t xml:space="preserve"> mature, expérience d'achat optimisée pour les commandes répétées</w:t>
      </w:r>
      <w:ins w:id="18" w:author="azer" w:date="2026-05-21T18:51:00Z" w16du:dateUtc="2026-05-21T17:51:00Z">
        <w:r w:rsidR="00E909B3">
          <w:t>.</w:t>
        </w:r>
      </w:ins>
    </w:p>
    <w:p w14:paraId="33C6F84D" w14:textId="77777777" w:rsidR="00C00FED" w:rsidRDefault="00000000">
      <w:pPr>
        <w:spacing w:after="120" w:line="360" w:lineRule="auto"/>
        <w:jc w:val="both"/>
      </w:pPr>
      <w:r>
        <w:rPr>
          <w:b/>
          <w:bCs/>
        </w:rPr>
        <w:t>Inconvénients :</w:t>
      </w:r>
    </w:p>
    <w:p w14:paraId="73305EE3" w14:textId="6BD1D510" w:rsidR="00C00FED" w:rsidRDefault="00000000">
      <w:pPr>
        <w:pStyle w:val="Paragraphedeliste"/>
        <w:numPr>
          <w:ilvl w:val="0"/>
          <w:numId w:val="1"/>
        </w:numPr>
        <w:spacing w:after="60" w:line="319" w:lineRule="auto"/>
        <w:jc w:val="both"/>
      </w:pPr>
      <w:del w:id="19" w:author="azer" w:date="2026-05-21T18:51:00Z" w16du:dateUtc="2026-05-21T17:51:00Z">
        <w:r w:rsidDel="00E909B3">
          <w:delText>modèle</w:delText>
        </w:r>
      </w:del>
      <w:ins w:id="20" w:author="azer" w:date="2026-05-21T18:51:00Z" w16du:dateUtc="2026-05-21T17:51:00Z">
        <w:r w:rsidR="00E909B3">
          <w:t>Modèle</w:t>
        </w:r>
      </w:ins>
      <w:r>
        <w:t xml:space="preserve"> de distribution centralisé : la plateforme achète et revend les produits, sans logique de marketplace multi-vendeurs</w:t>
      </w:r>
      <w:ins w:id="21" w:author="azer" w:date="2026-05-21T18:51:00Z" w16du:dateUtc="2026-05-21T17:51:00Z">
        <w:r w:rsidR="00E909B3">
          <w:t xml:space="preserve"> ;</w:t>
        </w:r>
      </w:ins>
    </w:p>
    <w:p w14:paraId="21B51E28" w14:textId="702A4625" w:rsidR="00C00FED" w:rsidRDefault="00000000">
      <w:pPr>
        <w:pStyle w:val="Paragraphedeliste"/>
        <w:numPr>
          <w:ilvl w:val="0"/>
          <w:numId w:val="1"/>
        </w:numPr>
        <w:spacing w:after="60" w:line="319" w:lineRule="auto"/>
        <w:jc w:val="both"/>
      </w:pPr>
      <w:del w:id="22" w:author="azer" w:date="2026-05-21T18:52:00Z" w16du:dateUtc="2026-05-21T17:52:00Z">
        <w:r w:rsidDel="00E909B3">
          <w:delText>absence</w:delText>
        </w:r>
      </w:del>
      <w:ins w:id="23" w:author="azer" w:date="2026-05-21T18:52:00Z" w16du:dateUtc="2026-05-21T17:52:00Z">
        <w:r w:rsidR="00E909B3">
          <w:t>Absence</w:t>
        </w:r>
      </w:ins>
      <w:r>
        <w:t xml:space="preserve"> de processus d'</w:t>
      </w:r>
      <w:proofErr w:type="spellStart"/>
      <w:r>
        <w:t>onboarding</w:t>
      </w:r>
      <w:proofErr w:type="spellEnd"/>
      <w:r>
        <w:t xml:space="preserve"> ouvert pour les fournisseurs tiers</w:t>
      </w:r>
      <w:ins w:id="24" w:author="azer" w:date="2026-05-21T18:51:00Z" w16du:dateUtc="2026-05-21T17:51:00Z">
        <w:r w:rsidR="00E909B3">
          <w:t xml:space="preserve"> ;</w:t>
        </w:r>
      </w:ins>
    </w:p>
    <w:p w14:paraId="3C52A964" w14:textId="2B770AF0" w:rsidR="00C00FED" w:rsidRDefault="00000000">
      <w:pPr>
        <w:pStyle w:val="Paragraphedeliste"/>
        <w:numPr>
          <w:ilvl w:val="0"/>
          <w:numId w:val="1"/>
        </w:numPr>
        <w:spacing w:after="60" w:line="319" w:lineRule="auto"/>
        <w:jc w:val="both"/>
      </w:pPr>
      <w:del w:id="25" w:author="azer" w:date="2026-05-21T18:52:00Z" w16du:dateUtc="2026-05-21T17:52:00Z">
        <w:r w:rsidDel="00E909B3">
          <w:delText>intégration</w:delText>
        </w:r>
      </w:del>
      <w:ins w:id="26" w:author="azer" w:date="2026-05-21T18:52:00Z" w16du:dateUtc="2026-05-21T17:52:00Z">
        <w:r w:rsidR="00E909B3">
          <w:t>Intégration</w:t>
        </w:r>
      </w:ins>
      <w:r>
        <w:t xml:space="preserve"> limitée des certifications techniques et de la conformité TVA intracommunautaire</w:t>
      </w:r>
      <w:ins w:id="27" w:author="azer" w:date="2026-05-21T18:51:00Z" w16du:dateUtc="2026-05-21T17:51:00Z">
        <w:r w:rsidR="00E909B3">
          <w:t xml:space="preserve"> ;</w:t>
        </w:r>
      </w:ins>
    </w:p>
    <w:p w14:paraId="4A393865" w14:textId="71F58FDF" w:rsidR="00C00FED" w:rsidRDefault="00000000">
      <w:pPr>
        <w:pStyle w:val="Paragraphedeliste"/>
        <w:numPr>
          <w:ilvl w:val="0"/>
          <w:numId w:val="1"/>
        </w:numPr>
        <w:spacing w:after="60" w:line="319" w:lineRule="auto"/>
        <w:jc w:val="both"/>
      </w:pPr>
      <w:del w:id="28" w:author="azer" w:date="2026-05-21T18:52:00Z" w16du:dateUtc="2026-05-21T17:52:00Z">
        <w:r w:rsidDel="00E909B3">
          <w:delText>spécialisation</w:delText>
        </w:r>
      </w:del>
      <w:ins w:id="29" w:author="azer" w:date="2026-05-21T18:52:00Z" w16du:dateUtc="2026-05-21T17:52:00Z">
        <w:r w:rsidR="00E909B3">
          <w:t>Spécialisation</w:t>
        </w:r>
      </w:ins>
      <w:r>
        <w:t xml:space="preserve"> exclusive dans le photovoltaïque, sans couverture transverse des autres équipements EnR (pompes à chaleur, biomasse, IRVE, GTB)</w:t>
      </w:r>
      <w:ins w:id="30" w:author="azer" w:date="2026-05-21T18:52:00Z" w16du:dateUtc="2026-05-21T17:52:00Z">
        <w:r w:rsidR="00E909B3">
          <w:t>.</w:t>
        </w:r>
      </w:ins>
    </w:p>
    <w:p w14:paraId="10355715" w14:textId="77777777" w:rsidR="00C00FED" w:rsidRDefault="00000000">
      <w:pPr>
        <w:spacing w:before="180" w:after="80"/>
      </w:pPr>
      <w:r>
        <w:rPr>
          <w:b/>
          <w:bCs/>
          <w:i/>
          <w:iCs/>
          <w:color w:val="1A1A1A"/>
        </w:rPr>
        <w:t>2.1.2 La plateforme « ManoMano Pro »</w:t>
      </w:r>
    </w:p>
    <w:p w14:paraId="695A72AE" w14:textId="77777777" w:rsidR="00C00FED" w:rsidRDefault="00000000">
      <w:pPr>
        <w:spacing w:after="120" w:line="360" w:lineRule="auto"/>
        <w:jc w:val="both"/>
      </w:pPr>
      <w:r>
        <w:t>ManoMano Pro est la déclinaison professionnelle de la marketplace ManoMano, spécialisée dans le bricolage, l'amélioration de l'habitat et l'outillage. Elle propose un onglet dédié aux équipements liés à la transition énergétique.</w:t>
      </w:r>
    </w:p>
    <w:p w14:paraId="4DEE63F0" w14:textId="77777777" w:rsidR="00C00FED" w:rsidRDefault="00000000">
      <w:pPr>
        <w:spacing w:after="120" w:line="360" w:lineRule="auto"/>
        <w:jc w:val="both"/>
      </w:pPr>
      <w:r>
        <w:rPr>
          <w:b/>
          <w:bCs/>
        </w:rPr>
        <w:t>Avantages :</w:t>
      </w:r>
    </w:p>
    <w:p w14:paraId="4D7CC926" w14:textId="2EA6B94D" w:rsidR="00C00FED" w:rsidRDefault="00000000">
      <w:pPr>
        <w:pStyle w:val="Paragraphedeliste"/>
        <w:numPr>
          <w:ilvl w:val="0"/>
          <w:numId w:val="1"/>
        </w:numPr>
        <w:spacing w:after="60" w:line="319" w:lineRule="auto"/>
        <w:jc w:val="both"/>
      </w:pPr>
      <w:del w:id="31" w:author="azer" w:date="2026-05-21T18:48:00Z" w16du:dateUtc="2026-05-21T17:48:00Z">
        <w:r w:rsidDel="00EF59F6">
          <w:delText>modèle</w:delText>
        </w:r>
      </w:del>
      <w:ins w:id="32" w:author="azer" w:date="2026-05-21T18:48:00Z" w16du:dateUtc="2026-05-21T17:48:00Z">
        <w:r w:rsidR="00EF59F6">
          <w:t>Modèle</w:t>
        </w:r>
      </w:ins>
      <w:r>
        <w:t xml:space="preserve"> marketplace authentique, avec inscription de vendeurs </w:t>
      </w:r>
      <w:del w:id="33" w:author="azer" w:date="2026-05-21T18:50:00Z" w16du:dateUtc="2026-05-21T17:50:00Z">
        <w:r w:rsidDel="00E909B3">
          <w:delText>tiers</w:delText>
        </w:r>
      </w:del>
      <w:ins w:id="34" w:author="azer" w:date="2026-05-21T18:50:00Z" w16du:dateUtc="2026-05-21T17:50:00Z">
        <w:r w:rsidR="00E909B3">
          <w:t>tiers ;</w:t>
        </w:r>
      </w:ins>
    </w:p>
    <w:p w14:paraId="473DA446" w14:textId="15BBBB12" w:rsidR="00C00FED" w:rsidRDefault="00000000">
      <w:pPr>
        <w:pStyle w:val="Paragraphedeliste"/>
        <w:numPr>
          <w:ilvl w:val="0"/>
          <w:numId w:val="1"/>
        </w:numPr>
        <w:spacing w:after="60" w:line="319" w:lineRule="auto"/>
        <w:jc w:val="both"/>
      </w:pPr>
      <w:del w:id="35" w:author="azer" w:date="2026-05-21T18:48:00Z" w16du:dateUtc="2026-05-21T17:48:00Z">
        <w:r w:rsidDel="00EF59F6">
          <w:delText>ergonomie</w:delText>
        </w:r>
      </w:del>
      <w:ins w:id="36" w:author="azer" w:date="2026-05-21T18:48:00Z" w16du:dateUtc="2026-05-21T17:48:00Z">
        <w:r w:rsidR="00EF59F6">
          <w:t>Ergonomie</w:t>
        </w:r>
      </w:ins>
      <w:r>
        <w:t xml:space="preserve"> soignée, recherche performante et filtres avancés</w:t>
      </w:r>
      <w:ins w:id="37" w:author="azer" w:date="2026-05-21T18:50:00Z" w16du:dateUtc="2026-05-21T17:50:00Z">
        <w:r w:rsidR="00E909B3">
          <w:t xml:space="preserve"> ;</w:t>
        </w:r>
      </w:ins>
    </w:p>
    <w:p w14:paraId="22D3F9BB" w14:textId="2D303956" w:rsidR="00C00FED" w:rsidRDefault="00000000">
      <w:pPr>
        <w:pStyle w:val="Paragraphedeliste"/>
        <w:numPr>
          <w:ilvl w:val="0"/>
          <w:numId w:val="1"/>
        </w:numPr>
        <w:spacing w:after="60" w:line="319" w:lineRule="auto"/>
        <w:jc w:val="both"/>
      </w:pPr>
      <w:del w:id="38" w:author="azer" w:date="2026-05-21T18:49:00Z" w16du:dateUtc="2026-05-21T17:49:00Z">
        <w:r w:rsidDel="00EF59F6">
          <w:delText>disponibilité</w:delText>
        </w:r>
      </w:del>
      <w:ins w:id="39" w:author="azer" w:date="2026-05-21T18:49:00Z" w16du:dateUtc="2026-05-21T17:49:00Z">
        <w:r w:rsidR="00EF59F6">
          <w:t>Disponibilité</w:t>
        </w:r>
      </w:ins>
      <w:r>
        <w:t xml:space="preserve"> d'un compte professionnel avec facturation adaptée</w:t>
      </w:r>
      <w:ins w:id="40" w:author="azer" w:date="2026-05-21T18:50:00Z" w16du:dateUtc="2026-05-21T17:50:00Z">
        <w:r w:rsidR="00E909B3">
          <w:t>.</w:t>
        </w:r>
      </w:ins>
    </w:p>
    <w:p w14:paraId="39204EC7" w14:textId="77777777" w:rsidR="00C00FED" w:rsidRDefault="00000000">
      <w:pPr>
        <w:spacing w:after="120" w:line="360" w:lineRule="auto"/>
        <w:jc w:val="both"/>
      </w:pPr>
      <w:r>
        <w:rPr>
          <w:b/>
          <w:bCs/>
        </w:rPr>
        <w:t>Inconvénients :</w:t>
      </w:r>
    </w:p>
    <w:p w14:paraId="277B0BF3" w14:textId="52E42F85" w:rsidR="00C00FED" w:rsidRDefault="00000000">
      <w:pPr>
        <w:pStyle w:val="Paragraphedeliste"/>
        <w:numPr>
          <w:ilvl w:val="0"/>
          <w:numId w:val="1"/>
        </w:numPr>
        <w:spacing w:after="60" w:line="319" w:lineRule="auto"/>
        <w:jc w:val="both"/>
      </w:pPr>
      <w:del w:id="41" w:author="azer" w:date="2026-05-21T18:49:00Z" w16du:dateUtc="2026-05-21T17:49:00Z">
        <w:r w:rsidDel="00EF59F6">
          <w:delText>positionnement</w:delText>
        </w:r>
      </w:del>
      <w:ins w:id="42" w:author="azer" w:date="2026-05-21T18:49:00Z" w16du:dateUtc="2026-05-21T17:49:00Z">
        <w:r w:rsidR="00EF59F6">
          <w:t>Positionnement</w:t>
        </w:r>
      </w:ins>
      <w:r>
        <w:t xml:space="preserve"> généraliste : les EnR ne représentent qu'une catégorie parmi des dizaines, sans expertise </w:t>
      </w:r>
      <w:del w:id="43" w:author="azer" w:date="2026-05-21T18:50:00Z" w16du:dateUtc="2026-05-21T17:50:00Z">
        <w:r w:rsidDel="00E909B3">
          <w:delText>verticale</w:delText>
        </w:r>
      </w:del>
      <w:ins w:id="44" w:author="azer" w:date="2026-05-21T18:50:00Z" w16du:dateUtc="2026-05-21T17:50:00Z">
        <w:r w:rsidR="00E909B3">
          <w:t>verticale ;</w:t>
        </w:r>
      </w:ins>
    </w:p>
    <w:p w14:paraId="36863315" w14:textId="52EA30DD" w:rsidR="00C00FED" w:rsidRDefault="00000000">
      <w:pPr>
        <w:pStyle w:val="Paragraphedeliste"/>
        <w:numPr>
          <w:ilvl w:val="0"/>
          <w:numId w:val="1"/>
        </w:numPr>
        <w:spacing w:after="60" w:line="319" w:lineRule="auto"/>
        <w:jc w:val="both"/>
      </w:pPr>
      <w:del w:id="45" w:author="azer" w:date="2026-05-21T18:49:00Z" w16du:dateUtc="2026-05-21T17:49:00Z">
        <w:r w:rsidDel="00EF59F6">
          <w:delText>absence</w:delText>
        </w:r>
      </w:del>
      <w:ins w:id="46" w:author="azer" w:date="2026-05-21T18:49:00Z" w16du:dateUtc="2026-05-21T17:49:00Z">
        <w:r w:rsidR="00EF59F6">
          <w:t>Absence</w:t>
        </w:r>
      </w:ins>
      <w:r>
        <w:t xml:space="preserve"> d'outils de conformité spécifiques aux équipements EnR (certifications CE détaillées, agréments PPE2, fiches </w:t>
      </w:r>
      <w:proofErr w:type="spellStart"/>
      <w:r>
        <w:t>Certisolis</w:t>
      </w:r>
      <w:proofErr w:type="spellEnd"/>
      <w:del w:id="47" w:author="azer" w:date="2026-05-21T18:50:00Z" w16du:dateUtc="2026-05-21T17:50:00Z">
        <w:r w:rsidDel="00E909B3">
          <w:delText>)</w:delText>
        </w:r>
      </w:del>
      <w:ins w:id="48" w:author="azer" w:date="2026-05-21T18:50:00Z" w16du:dateUtc="2026-05-21T17:50:00Z">
        <w:r w:rsidR="00E909B3">
          <w:t>) ;</w:t>
        </w:r>
      </w:ins>
    </w:p>
    <w:p w14:paraId="5562833F" w14:textId="358137EC" w:rsidR="00C00FED" w:rsidRDefault="00000000">
      <w:pPr>
        <w:pStyle w:val="Paragraphedeliste"/>
        <w:numPr>
          <w:ilvl w:val="0"/>
          <w:numId w:val="1"/>
        </w:numPr>
        <w:spacing w:after="60" w:line="319" w:lineRule="auto"/>
        <w:jc w:val="both"/>
      </w:pPr>
      <w:del w:id="49" w:author="azer" w:date="2026-05-21T18:49:00Z" w16du:dateUtc="2026-05-21T17:49:00Z">
        <w:r w:rsidDel="00EF59F6">
          <w:delText>processus</w:delText>
        </w:r>
      </w:del>
      <w:ins w:id="50" w:author="azer" w:date="2026-05-21T18:49:00Z" w16du:dateUtc="2026-05-21T17:49:00Z">
        <w:r w:rsidR="00EF59F6">
          <w:t>Processus</w:t>
        </w:r>
      </w:ins>
      <w:r>
        <w:t xml:space="preserve"> d'</w:t>
      </w:r>
      <w:proofErr w:type="spellStart"/>
      <w:r>
        <w:t>onboarding</w:t>
      </w:r>
      <w:proofErr w:type="spellEnd"/>
      <w:r>
        <w:t xml:space="preserve"> standard, peu adapté aux exigences documentaires d'un fournisseur EnR</w:t>
      </w:r>
      <w:ins w:id="51" w:author="azer" w:date="2026-05-21T18:50:00Z" w16du:dateUtc="2026-05-21T17:50:00Z">
        <w:r w:rsidR="00E909B3">
          <w:t xml:space="preserve"> ;</w:t>
        </w:r>
      </w:ins>
    </w:p>
    <w:p w14:paraId="3F51E0D4" w14:textId="6C1D580C" w:rsidR="00C00FED" w:rsidRDefault="00000000">
      <w:pPr>
        <w:pStyle w:val="Paragraphedeliste"/>
        <w:numPr>
          <w:ilvl w:val="0"/>
          <w:numId w:val="1"/>
        </w:numPr>
        <w:spacing w:after="60" w:line="319" w:lineRule="auto"/>
        <w:jc w:val="both"/>
      </w:pPr>
      <w:del w:id="52" w:author="azer" w:date="2026-05-21T18:49:00Z" w16du:dateUtc="2026-05-21T17:49:00Z">
        <w:r w:rsidDel="00EF59F6">
          <w:delText>absence</w:delText>
        </w:r>
      </w:del>
      <w:ins w:id="53" w:author="azer" w:date="2026-05-21T18:49:00Z" w16du:dateUtc="2026-05-21T17:49:00Z">
        <w:r w:rsidR="00EF59F6">
          <w:t>Absence</w:t>
        </w:r>
      </w:ins>
      <w:r>
        <w:t xml:space="preserve"> d'offre dédiée aux produits de seconde vie</w:t>
      </w:r>
      <w:ins w:id="54" w:author="azer" w:date="2026-05-21T18:50:00Z" w16du:dateUtc="2026-05-21T17:50:00Z">
        <w:r w:rsidR="00E909B3">
          <w:t>.</w:t>
        </w:r>
      </w:ins>
    </w:p>
    <w:p w14:paraId="432AEFCB" w14:textId="77777777" w:rsidR="00C00FED" w:rsidRDefault="00000000">
      <w:pPr>
        <w:spacing w:before="180" w:after="80"/>
      </w:pPr>
      <w:r>
        <w:rPr>
          <w:b/>
          <w:bCs/>
          <w:i/>
          <w:iCs/>
          <w:color w:val="1A1A1A"/>
        </w:rPr>
        <w:t xml:space="preserve">2.1.3 La plateforme « </w:t>
      </w:r>
      <w:proofErr w:type="spellStart"/>
      <w:r>
        <w:rPr>
          <w:b/>
          <w:bCs/>
          <w:i/>
          <w:iCs/>
          <w:color w:val="1A1A1A"/>
        </w:rPr>
        <w:t>Mirakl</w:t>
      </w:r>
      <w:proofErr w:type="spellEnd"/>
      <w:r>
        <w:rPr>
          <w:b/>
          <w:bCs/>
          <w:i/>
          <w:iCs/>
          <w:color w:val="1A1A1A"/>
        </w:rPr>
        <w:t xml:space="preserve"> »</w:t>
      </w:r>
    </w:p>
    <w:p w14:paraId="613E2339" w14:textId="77777777" w:rsidR="00C00FED" w:rsidRDefault="00000000">
      <w:pPr>
        <w:spacing w:after="120" w:line="360" w:lineRule="auto"/>
        <w:jc w:val="both"/>
      </w:pPr>
      <w:r>
        <w:lastRenderedPageBreak/>
        <w:t>Mirakl est un éditeur français de logiciels qui fournit une solution SaaS de marketplace « en marque blanche » à de grandes enseignes (Auchan, Decathlon, Leroy Merlin, etc.). Bien qu'il ne s'agisse pas d'une marketplace finale destinée aux acheteurs, son positionnement est pertinent pour notre étude car il définit le standard technique du marché et constitue un concurrent direct du fournisseur SaaS Origami Marketplace utilisé par Carlow.</w:t>
      </w:r>
    </w:p>
    <w:p w14:paraId="27DA31CD" w14:textId="77777777" w:rsidR="00C00FED" w:rsidRDefault="00000000">
      <w:pPr>
        <w:spacing w:after="120" w:line="360" w:lineRule="auto"/>
        <w:jc w:val="both"/>
      </w:pPr>
      <w:r>
        <w:rPr>
          <w:b/>
          <w:bCs/>
        </w:rPr>
        <w:t>Avantages :</w:t>
      </w:r>
    </w:p>
    <w:p w14:paraId="78B5551E" w14:textId="77777777" w:rsidR="00C00FED" w:rsidRDefault="00000000">
      <w:pPr>
        <w:pStyle w:val="Paragraphedeliste"/>
        <w:numPr>
          <w:ilvl w:val="0"/>
          <w:numId w:val="1"/>
        </w:numPr>
        <w:spacing w:after="60" w:line="319" w:lineRule="auto"/>
        <w:jc w:val="both"/>
      </w:pPr>
      <w:r>
        <w:t>architecture mature et éprouvée, conçue pour gérer des milliers de vendeurs</w:t>
      </w:r>
    </w:p>
    <w:p w14:paraId="5F8F6352" w14:textId="77777777" w:rsidR="00C00FED" w:rsidRDefault="00000000">
      <w:pPr>
        <w:pStyle w:val="Paragraphedeliste"/>
        <w:numPr>
          <w:ilvl w:val="0"/>
          <w:numId w:val="1"/>
        </w:numPr>
        <w:spacing w:after="60" w:line="319" w:lineRule="auto"/>
        <w:jc w:val="both"/>
      </w:pPr>
      <w:r>
        <w:t>écosystème complet de modules (paiement, logistique, gestion des litiges)</w:t>
      </w:r>
    </w:p>
    <w:p w14:paraId="1AE231B5" w14:textId="77777777" w:rsidR="00C00FED" w:rsidRDefault="00000000">
      <w:pPr>
        <w:pStyle w:val="Paragraphedeliste"/>
        <w:numPr>
          <w:ilvl w:val="0"/>
          <w:numId w:val="1"/>
        </w:numPr>
        <w:spacing w:after="60" w:line="319" w:lineRule="auto"/>
        <w:jc w:val="both"/>
      </w:pPr>
      <w:r>
        <w:t>conformité européenne robuste</w:t>
      </w:r>
    </w:p>
    <w:p w14:paraId="7299BC53" w14:textId="77777777" w:rsidR="00C00FED" w:rsidRDefault="00000000">
      <w:pPr>
        <w:spacing w:after="120" w:line="360" w:lineRule="auto"/>
        <w:jc w:val="both"/>
      </w:pPr>
      <w:r>
        <w:rPr>
          <w:b/>
          <w:bCs/>
        </w:rPr>
        <w:t>Inconvénients :</w:t>
      </w:r>
    </w:p>
    <w:p w14:paraId="0EDAB89D" w14:textId="77777777" w:rsidR="00C00FED" w:rsidRDefault="00000000">
      <w:pPr>
        <w:pStyle w:val="Paragraphedeliste"/>
        <w:numPr>
          <w:ilvl w:val="0"/>
          <w:numId w:val="1"/>
        </w:numPr>
        <w:spacing w:after="60" w:line="319" w:lineRule="auto"/>
        <w:jc w:val="both"/>
      </w:pPr>
      <w:r>
        <w:t>solution générique non spécialisée dans les EnR : la verticalisation et les workflows métier doivent être entièrement reconstruits par chaque client</w:t>
      </w:r>
    </w:p>
    <w:p w14:paraId="77E90745" w14:textId="77777777" w:rsidR="00C00FED" w:rsidRDefault="00000000">
      <w:pPr>
        <w:pStyle w:val="Paragraphedeliste"/>
        <w:numPr>
          <w:ilvl w:val="0"/>
          <w:numId w:val="1"/>
        </w:numPr>
        <w:spacing w:after="60" w:line="319" w:lineRule="auto"/>
        <w:jc w:val="both"/>
      </w:pPr>
      <w:r>
        <w:t>coûts de licence et d'intégration élevés, peu adaptés à un acteur émergent</w:t>
      </w:r>
    </w:p>
    <w:p w14:paraId="41C8D0A9" w14:textId="77777777" w:rsidR="00C00FED" w:rsidRDefault="00000000">
      <w:pPr>
        <w:pStyle w:val="Paragraphedeliste"/>
        <w:numPr>
          <w:ilvl w:val="0"/>
          <w:numId w:val="1"/>
        </w:numPr>
        <w:spacing w:after="60" w:line="319" w:lineRule="auto"/>
        <w:jc w:val="both"/>
      </w:pPr>
      <w:r>
        <w:t>expérience d'</w:t>
      </w:r>
      <w:proofErr w:type="spellStart"/>
      <w:r>
        <w:t>onboarding</w:t>
      </w:r>
      <w:proofErr w:type="spellEnd"/>
      <w:r>
        <w:t xml:space="preserve"> standard qui ne couvre pas la spécificité des certifications techniques EnR (</w:t>
      </w:r>
      <w:proofErr w:type="spellStart"/>
      <w:r>
        <w:t>Certisolis</w:t>
      </w:r>
      <w:proofErr w:type="spellEnd"/>
      <w:r>
        <w:t xml:space="preserve">, PPE2, agréments </w:t>
      </w:r>
      <w:proofErr w:type="spellStart"/>
      <w:r>
        <w:t>Qualit'EnR</w:t>
      </w:r>
      <w:proofErr w:type="spellEnd"/>
      <w:r>
        <w:t>)</w:t>
      </w:r>
    </w:p>
    <w:p w14:paraId="4FF9C121" w14:textId="77777777" w:rsidR="00C00FED" w:rsidRDefault="00000000">
      <w:pPr>
        <w:pStyle w:val="Paragraphedeliste"/>
        <w:numPr>
          <w:ilvl w:val="0"/>
          <w:numId w:val="1"/>
        </w:numPr>
        <w:spacing w:after="60" w:line="319" w:lineRule="auto"/>
        <w:jc w:val="both"/>
      </w:pPr>
      <w:r>
        <w:t>absence native de gestion du circuit second-life (produits reconditionnés)</w:t>
      </w:r>
    </w:p>
    <w:p w14:paraId="3B72F1BF" w14:textId="77777777" w:rsidR="00C00FED" w:rsidRDefault="00000000">
      <w:pPr>
        <w:pStyle w:val="Titre3"/>
      </w:pPr>
      <w:r>
        <w:t>2.2 Synthèse comparative</w:t>
      </w:r>
    </w:p>
    <w:p w14:paraId="43B0EF4C" w14:textId="77777777" w:rsidR="00C00FED" w:rsidRDefault="00000000">
      <w:pPr>
        <w:spacing w:after="120" w:line="360" w:lineRule="auto"/>
        <w:jc w:val="both"/>
      </w:pPr>
      <w:r>
        <w:t>Le tableau ci-dessous récapitule, pour chacune des solutions étudiées, le degré de couverture des fonctionnalités attendues d'une marketplace B2B EnR moderne, mises en regard du positionnement cible de Carlow.</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1872"/>
        <w:gridCol w:w="1872"/>
        <w:gridCol w:w="1872"/>
        <w:gridCol w:w="1872"/>
        <w:gridCol w:w="1872"/>
      </w:tblGrid>
      <w:tr w:rsidR="00C00FED" w14:paraId="75CC64D8" w14:textId="77777777">
        <w:trPr>
          <w:tblHeader/>
        </w:trPr>
        <w:tc>
          <w:tcPr>
            <w:tcW w:w="1872" w:type="dxa"/>
            <w:tcBorders>
              <w:top w:val="single" w:sz="4" w:space="0" w:color="DDDDDD"/>
              <w:left w:val="single" w:sz="4" w:space="0" w:color="DDDDDD"/>
              <w:bottom w:val="single" w:sz="4" w:space="0" w:color="DDDDDD"/>
              <w:right w:val="single" w:sz="4" w:space="0" w:color="DDDDDD"/>
            </w:tcBorders>
            <w:shd w:val="clear" w:color="auto" w:fill="F4F0EA"/>
          </w:tcPr>
          <w:p w14:paraId="75D91850" w14:textId="77777777" w:rsidR="00C00FED" w:rsidRDefault="00000000">
            <w:pPr>
              <w:widowControl w:val="0"/>
            </w:pPr>
            <w:r>
              <w:rPr>
                <w:b/>
                <w:bCs/>
              </w:rPr>
              <w:t>Critère</w:t>
            </w:r>
          </w:p>
        </w:tc>
        <w:tc>
          <w:tcPr>
            <w:tcW w:w="1872" w:type="dxa"/>
            <w:tcBorders>
              <w:top w:val="single" w:sz="4" w:space="0" w:color="DDDDDD"/>
              <w:left w:val="single" w:sz="4" w:space="0" w:color="DDDDDD"/>
              <w:bottom w:val="single" w:sz="4" w:space="0" w:color="DDDDDD"/>
              <w:right w:val="single" w:sz="4" w:space="0" w:color="DDDDDD"/>
            </w:tcBorders>
            <w:shd w:val="clear" w:color="auto" w:fill="F4F0EA"/>
          </w:tcPr>
          <w:p w14:paraId="2486AFDF" w14:textId="77777777" w:rsidR="00C00FED" w:rsidRDefault="00000000">
            <w:pPr>
              <w:widowControl w:val="0"/>
            </w:pPr>
            <w:r>
              <w:rPr>
                <w:b/>
                <w:bCs/>
              </w:rPr>
              <w:t>Alma Solar</w:t>
            </w:r>
          </w:p>
        </w:tc>
        <w:tc>
          <w:tcPr>
            <w:tcW w:w="1872" w:type="dxa"/>
            <w:tcBorders>
              <w:top w:val="single" w:sz="4" w:space="0" w:color="DDDDDD"/>
              <w:left w:val="single" w:sz="4" w:space="0" w:color="DDDDDD"/>
              <w:bottom w:val="single" w:sz="4" w:space="0" w:color="DDDDDD"/>
              <w:right w:val="single" w:sz="4" w:space="0" w:color="DDDDDD"/>
            </w:tcBorders>
            <w:shd w:val="clear" w:color="auto" w:fill="F4F0EA"/>
          </w:tcPr>
          <w:p w14:paraId="5E15CCC3" w14:textId="77777777" w:rsidR="00C00FED" w:rsidRDefault="00000000">
            <w:pPr>
              <w:widowControl w:val="0"/>
            </w:pPr>
            <w:r>
              <w:rPr>
                <w:b/>
                <w:bCs/>
              </w:rPr>
              <w:t>ManoMano Pro</w:t>
            </w:r>
          </w:p>
        </w:tc>
        <w:tc>
          <w:tcPr>
            <w:tcW w:w="1872" w:type="dxa"/>
            <w:tcBorders>
              <w:top w:val="single" w:sz="4" w:space="0" w:color="DDDDDD"/>
              <w:left w:val="single" w:sz="4" w:space="0" w:color="DDDDDD"/>
              <w:bottom w:val="single" w:sz="4" w:space="0" w:color="DDDDDD"/>
              <w:right w:val="single" w:sz="4" w:space="0" w:color="DDDDDD"/>
            </w:tcBorders>
            <w:shd w:val="clear" w:color="auto" w:fill="F4F0EA"/>
          </w:tcPr>
          <w:p w14:paraId="055D2B03" w14:textId="77777777" w:rsidR="00C00FED" w:rsidRDefault="00000000">
            <w:pPr>
              <w:widowControl w:val="0"/>
            </w:pPr>
            <w:r>
              <w:rPr>
                <w:b/>
                <w:bCs/>
              </w:rPr>
              <w:t>Mirakl</w:t>
            </w:r>
          </w:p>
        </w:tc>
        <w:tc>
          <w:tcPr>
            <w:tcW w:w="1872" w:type="dxa"/>
            <w:tcBorders>
              <w:top w:val="single" w:sz="4" w:space="0" w:color="DDDDDD"/>
              <w:left w:val="single" w:sz="4" w:space="0" w:color="DDDDDD"/>
              <w:bottom w:val="single" w:sz="4" w:space="0" w:color="DDDDDD"/>
              <w:right w:val="single" w:sz="4" w:space="0" w:color="DDDDDD"/>
            </w:tcBorders>
            <w:shd w:val="clear" w:color="auto" w:fill="F4F0EA"/>
          </w:tcPr>
          <w:p w14:paraId="6247C138" w14:textId="77777777" w:rsidR="00C00FED" w:rsidRDefault="00000000">
            <w:pPr>
              <w:widowControl w:val="0"/>
            </w:pPr>
            <w:r>
              <w:rPr>
                <w:b/>
                <w:bCs/>
              </w:rPr>
              <w:t>Carlow (cible)</w:t>
            </w:r>
          </w:p>
        </w:tc>
      </w:tr>
      <w:tr w:rsidR="00C00FED" w14:paraId="165ECB22" w14:textId="77777777">
        <w:tc>
          <w:tcPr>
            <w:tcW w:w="1872" w:type="dxa"/>
            <w:tcBorders>
              <w:top w:val="single" w:sz="4" w:space="0" w:color="DDDDDD"/>
              <w:left w:val="single" w:sz="4" w:space="0" w:color="DDDDDD"/>
              <w:bottom w:val="single" w:sz="4" w:space="0" w:color="DDDDDD"/>
              <w:right w:val="single" w:sz="4" w:space="0" w:color="DDDDDD"/>
            </w:tcBorders>
          </w:tcPr>
          <w:p w14:paraId="3D45BB10" w14:textId="77777777" w:rsidR="00C00FED" w:rsidRDefault="00000000">
            <w:pPr>
              <w:widowControl w:val="0"/>
            </w:pPr>
            <w:r>
              <w:t>Modèle marketplace multi-vendeurs</w:t>
            </w:r>
          </w:p>
        </w:tc>
        <w:tc>
          <w:tcPr>
            <w:tcW w:w="1872" w:type="dxa"/>
            <w:tcBorders>
              <w:top w:val="single" w:sz="4" w:space="0" w:color="DDDDDD"/>
              <w:left w:val="single" w:sz="4" w:space="0" w:color="DDDDDD"/>
              <w:bottom w:val="single" w:sz="4" w:space="0" w:color="DDDDDD"/>
              <w:right w:val="single" w:sz="4" w:space="0" w:color="DDDDDD"/>
            </w:tcBorders>
          </w:tcPr>
          <w:p w14:paraId="372633BF" w14:textId="77777777" w:rsidR="00C00FED" w:rsidRDefault="00000000">
            <w:pPr>
              <w:widowControl w:val="0"/>
              <w:jc w:val="center"/>
            </w:pPr>
            <w:r>
              <w:t>Non</w:t>
            </w:r>
          </w:p>
        </w:tc>
        <w:tc>
          <w:tcPr>
            <w:tcW w:w="1872" w:type="dxa"/>
            <w:tcBorders>
              <w:top w:val="single" w:sz="4" w:space="0" w:color="DDDDDD"/>
              <w:left w:val="single" w:sz="4" w:space="0" w:color="DDDDDD"/>
              <w:bottom w:val="single" w:sz="4" w:space="0" w:color="DDDDDD"/>
              <w:right w:val="single" w:sz="4" w:space="0" w:color="DDDDDD"/>
            </w:tcBorders>
          </w:tcPr>
          <w:p w14:paraId="4F9C058C" w14:textId="77777777" w:rsidR="00C00FED" w:rsidRDefault="00000000">
            <w:pPr>
              <w:widowControl w:val="0"/>
              <w:jc w:val="center"/>
            </w:pPr>
            <w:r>
              <w:t>Oui</w:t>
            </w:r>
          </w:p>
        </w:tc>
        <w:tc>
          <w:tcPr>
            <w:tcW w:w="1872" w:type="dxa"/>
            <w:tcBorders>
              <w:top w:val="single" w:sz="4" w:space="0" w:color="DDDDDD"/>
              <w:left w:val="single" w:sz="4" w:space="0" w:color="DDDDDD"/>
              <w:bottom w:val="single" w:sz="4" w:space="0" w:color="DDDDDD"/>
              <w:right w:val="single" w:sz="4" w:space="0" w:color="DDDDDD"/>
            </w:tcBorders>
          </w:tcPr>
          <w:p w14:paraId="2F8D9990" w14:textId="77777777" w:rsidR="00C00FED" w:rsidRDefault="00000000">
            <w:pPr>
              <w:widowControl w:val="0"/>
              <w:jc w:val="center"/>
            </w:pPr>
            <w:r>
              <w:t>Oui (SaaS)</w:t>
            </w:r>
          </w:p>
        </w:tc>
        <w:tc>
          <w:tcPr>
            <w:tcW w:w="1872" w:type="dxa"/>
            <w:tcBorders>
              <w:top w:val="single" w:sz="4" w:space="0" w:color="DDDDDD"/>
              <w:left w:val="single" w:sz="4" w:space="0" w:color="DDDDDD"/>
              <w:bottom w:val="single" w:sz="4" w:space="0" w:color="DDDDDD"/>
              <w:right w:val="single" w:sz="4" w:space="0" w:color="DDDDDD"/>
            </w:tcBorders>
          </w:tcPr>
          <w:p w14:paraId="6648EAA6" w14:textId="77777777" w:rsidR="00C00FED" w:rsidRDefault="00000000">
            <w:pPr>
              <w:widowControl w:val="0"/>
              <w:jc w:val="center"/>
            </w:pPr>
            <w:r>
              <w:rPr>
                <w:b/>
                <w:bCs/>
                <w:color w:val="C25E1F"/>
              </w:rPr>
              <w:t>Oui</w:t>
            </w:r>
          </w:p>
        </w:tc>
      </w:tr>
      <w:tr w:rsidR="00C00FED" w14:paraId="376096C0" w14:textId="77777777">
        <w:tc>
          <w:tcPr>
            <w:tcW w:w="1872" w:type="dxa"/>
            <w:tcBorders>
              <w:top w:val="single" w:sz="4" w:space="0" w:color="DDDDDD"/>
              <w:left w:val="single" w:sz="4" w:space="0" w:color="DDDDDD"/>
              <w:bottom w:val="single" w:sz="4" w:space="0" w:color="DDDDDD"/>
              <w:right w:val="single" w:sz="4" w:space="0" w:color="DDDDDD"/>
            </w:tcBorders>
          </w:tcPr>
          <w:p w14:paraId="4DA38F3F" w14:textId="77777777" w:rsidR="00C00FED" w:rsidRDefault="00000000">
            <w:pPr>
              <w:widowControl w:val="0"/>
            </w:pPr>
            <w:r>
              <w:t>Spécialisation EnR verticale</w:t>
            </w:r>
          </w:p>
        </w:tc>
        <w:tc>
          <w:tcPr>
            <w:tcW w:w="1872" w:type="dxa"/>
            <w:tcBorders>
              <w:top w:val="single" w:sz="4" w:space="0" w:color="DDDDDD"/>
              <w:left w:val="single" w:sz="4" w:space="0" w:color="DDDDDD"/>
              <w:bottom w:val="single" w:sz="4" w:space="0" w:color="DDDDDD"/>
              <w:right w:val="single" w:sz="4" w:space="0" w:color="DDDDDD"/>
            </w:tcBorders>
          </w:tcPr>
          <w:p w14:paraId="16BB510F" w14:textId="77777777" w:rsidR="00C00FED" w:rsidRDefault="00000000">
            <w:pPr>
              <w:widowControl w:val="0"/>
              <w:jc w:val="center"/>
            </w:pPr>
            <w:r>
              <w:t>Partielle (PV)</w:t>
            </w:r>
          </w:p>
        </w:tc>
        <w:tc>
          <w:tcPr>
            <w:tcW w:w="1872" w:type="dxa"/>
            <w:tcBorders>
              <w:top w:val="single" w:sz="4" w:space="0" w:color="DDDDDD"/>
              <w:left w:val="single" w:sz="4" w:space="0" w:color="DDDDDD"/>
              <w:bottom w:val="single" w:sz="4" w:space="0" w:color="DDDDDD"/>
              <w:right w:val="single" w:sz="4" w:space="0" w:color="DDDDDD"/>
            </w:tcBorders>
          </w:tcPr>
          <w:p w14:paraId="2B2178E1" w14:textId="77777777" w:rsidR="00C00FED" w:rsidRDefault="00000000">
            <w:pPr>
              <w:widowControl w:val="0"/>
              <w:jc w:val="center"/>
            </w:pPr>
            <w:r>
              <w:t>Faible</w:t>
            </w:r>
          </w:p>
        </w:tc>
        <w:tc>
          <w:tcPr>
            <w:tcW w:w="1872" w:type="dxa"/>
            <w:tcBorders>
              <w:top w:val="single" w:sz="4" w:space="0" w:color="DDDDDD"/>
              <w:left w:val="single" w:sz="4" w:space="0" w:color="DDDDDD"/>
              <w:bottom w:val="single" w:sz="4" w:space="0" w:color="DDDDDD"/>
              <w:right w:val="single" w:sz="4" w:space="0" w:color="DDDDDD"/>
            </w:tcBorders>
          </w:tcPr>
          <w:p w14:paraId="3E270DB4" w14:textId="77777777" w:rsidR="00C00FED" w:rsidRDefault="00000000">
            <w:pPr>
              <w:widowControl w:val="0"/>
              <w:jc w:val="center"/>
            </w:pPr>
            <w:r>
              <w:t>Aucune</w:t>
            </w:r>
          </w:p>
        </w:tc>
        <w:tc>
          <w:tcPr>
            <w:tcW w:w="1872" w:type="dxa"/>
            <w:tcBorders>
              <w:top w:val="single" w:sz="4" w:space="0" w:color="DDDDDD"/>
              <w:left w:val="single" w:sz="4" w:space="0" w:color="DDDDDD"/>
              <w:bottom w:val="single" w:sz="4" w:space="0" w:color="DDDDDD"/>
              <w:right w:val="single" w:sz="4" w:space="0" w:color="DDDDDD"/>
            </w:tcBorders>
          </w:tcPr>
          <w:p w14:paraId="7B45948B" w14:textId="77777777" w:rsidR="00C00FED" w:rsidRDefault="00000000">
            <w:pPr>
              <w:widowControl w:val="0"/>
              <w:jc w:val="center"/>
            </w:pPr>
            <w:r>
              <w:rPr>
                <w:b/>
                <w:bCs/>
                <w:color w:val="C25E1F"/>
              </w:rPr>
              <w:t>Totale (6 cat.)</w:t>
            </w:r>
          </w:p>
        </w:tc>
      </w:tr>
      <w:tr w:rsidR="00C00FED" w14:paraId="519D209E" w14:textId="77777777">
        <w:tc>
          <w:tcPr>
            <w:tcW w:w="1872" w:type="dxa"/>
            <w:tcBorders>
              <w:top w:val="single" w:sz="4" w:space="0" w:color="DDDDDD"/>
              <w:left w:val="single" w:sz="4" w:space="0" w:color="DDDDDD"/>
              <w:bottom w:val="single" w:sz="4" w:space="0" w:color="DDDDDD"/>
              <w:right w:val="single" w:sz="4" w:space="0" w:color="DDDDDD"/>
            </w:tcBorders>
          </w:tcPr>
          <w:p w14:paraId="0F842024" w14:textId="77777777" w:rsidR="00C00FED" w:rsidRDefault="00000000">
            <w:pPr>
              <w:widowControl w:val="0"/>
            </w:pPr>
            <w:r>
              <w:t>Offre seconde vie / circulaire</w:t>
            </w:r>
          </w:p>
        </w:tc>
        <w:tc>
          <w:tcPr>
            <w:tcW w:w="1872" w:type="dxa"/>
            <w:tcBorders>
              <w:top w:val="single" w:sz="4" w:space="0" w:color="DDDDDD"/>
              <w:left w:val="single" w:sz="4" w:space="0" w:color="DDDDDD"/>
              <w:bottom w:val="single" w:sz="4" w:space="0" w:color="DDDDDD"/>
              <w:right w:val="single" w:sz="4" w:space="0" w:color="DDDDDD"/>
            </w:tcBorders>
          </w:tcPr>
          <w:p w14:paraId="5AD1B721" w14:textId="77777777" w:rsidR="00C00FED" w:rsidRDefault="00000000">
            <w:pPr>
              <w:widowControl w:val="0"/>
              <w:jc w:val="center"/>
            </w:pPr>
            <w:r>
              <w:t>Non</w:t>
            </w:r>
          </w:p>
        </w:tc>
        <w:tc>
          <w:tcPr>
            <w:tcW w:w="1872" w:type="dxa"/>
            <w:tcBorders>
              <w:top w:val="single" w:sz="4" w:space="0" w:color="DDDDDD"/>
              <w:left w:val="single" w:sz="4" w:space="0" w:color="DDDDDD"/>
              <w:bottom w:val="single" w:sz="4" w:space="0" w:color="DDDDDD"/>
              <w:right w:val="single" w:sz="4" w:space="0" w:color="DDDDDD"/>
            </w:tcBorders>
          </w:tcPr>
          <w:p w14:paraId="3A6B53B7" w14:textId="77777777" w:rsidR="00C00FED" w:rsidRDefault="00000000">
            <w:pPr>
              <w:widowControl w:val="0"/>
              <w:jc w:val="center"/>
            </w:pPr>
            <w:r>
              <w:t>Non</w:t>
            </w:r>
          </w:p>
        </w:tc>
        <w:tc>
          <w:tcPr>
            <w:tcW w:w="1872" w:type="dxa"/>
            <w:tcBorders>
              <w:top w:val="single" w:sz="4" w:space="0" w:color="DDDDDD"/>
              <w:left w:val="single" w:sz="4" w:space="0" w:color="DDDDDD"/>
              <w:bottom w:val="single" w:sz="4" w:space="0" w:color="DDDDDD"/>
              <w:right w:val="single" w:sz="4" w:space="0" w:color="DDDDDD"/>
            </w:tcBorders>
          </w:tcPr>
          <w:p w14:paraId="42776E72" w14:textId="77777777" w:rsidR="00C00FED" w:rsidRDefault="00000000">
            <w:pPr>
              <w:widowControl w:val="0"/>
              <w:jc w:val="center"/>
            </w:pPr>
            <w:r>
              <w:t>Non native</w:t>
            </w:r>
          </w:p>
        </w:tc>
        <w:tc>
          <w:tcPr>
            <w:tcW w:w="1872" w:type="dxa"/>
            <w:tcBorders>
              <w:top w:val="single" w:sz="4" w:space="0" w:color="DDDDDD"/>
              <w:left w:val="single" w:sz="4" w:space="0" w:color="DDDDDD"/>
              <w:bottom w:val="single" w:sz="4" w:space="0" w:color="DDDDDD"/>
              <w:right w:val="single" w:sz="4" w:space="0" w:color="DDDDDD"/>
            </w:tcBorders>
          </w:tcPr>
          <w:p w14:paraId="7AD4D285" w14:textId="77777777" w:rsidR="00C00FED" w:rsidRDefault="00000000">
            <w:pPr>
              <w:widowControl w:val="0"/>
              <w:jc w:val="center"/>
            </w:pPr>
            <w:r>
              <w:rPr>
                <w:b/>
                <w:bCs/>
                <w:color w:val="C25E1F"/>
              </w:rPr>
              <w:t>Native</w:t>
            </w:r>
          </w:p>
        </w:tc>
      </w:tr>
      <w:tr w:rsidR="00C00FED" w14:paraId="5C572BF6" w14:textId="77777777">
        <w:tc>
          <w:tcPr>
            <w:tcW w:w="1872" w:type="dxa"/>
            <w:tcBorders>
              <w:top w:val="single" w:sz="4" w:space="0" w:color="DDDDDD"/>
              <w:left w:val="single" w:sz="4" w:space="0" w:color="DDDDDD"/>
              <w:bottom w:val="single" w:sz="4" w:space="0" w:color="DDDDDD"/>
              <w:right w:val="single" w:sz="4" w:space="0" w:color="DDDDDD"/>
            </w:tcBorders>
          </w:tcPr>
          <w:p w14:paraId="13F9213F" w14:textId="77777777" w:rsidR="00C00FED" w:rsidRDefault="00000000">
            <w:pPr>
              <w:widowControl w:val="0"/>
            </w:pPr>
            <w:r>
              <w:t>Vérification VIES de la TVA</w:t>
            </w:r>
          </w:p>
        </w:tc>
        <w:tc>
          <w:tcPr>
            <w:tcW w:w="1872" w:type="dxa"/>
            <w:tcBorders>
              <w:top w:val="single" w:sz="4" w:space="0" w:color="DDDDDD"/>
              <w:left w:val="single" w:sz="4" w:space="0" w:color="DDDDDD"/>
              <w:bottom w:val="single" w:sz="4" w:space="0" w:color="DDDDDD"/>
              <w:right w:val="single" w:sz="4" w:space="0" w:color="DDDDDD"/>
            </w:tcBorders>
          </w:tcPr>
          <w:p w14:paraId="577D2B2D" w14:textId="77777777" w:rsidR="00C00FED" w:rsidRDefault="00000000">
            <w:pPr>
              <w:widowControl w:val="0"/>
              <w:jc w:val="center"/>
            </w:pPr>
            <w:r>
              <w:t>Non</w:t>
            </w:r>
          </w:p>
        </w:tc>
        <w:tc>
          <w:tcPr>
            <w:tcW w:w="1872" w:type="dxa"/>
            <w:tcBorders>
              <w:top w:val="single" w:sz="4" w:space="0" w:color="DDDDDD"/>
              <w:left w:val="single" w:sz="4" w:space="0" w:color="DDDDDD"/>
              <w:bottom w:val="single" w:sz="4" w:space="0" w:color="DDDDDD"/>
              <w:right w:val="single" w:sz="4" w:space="0" w:color="DDDDDD"/>
            </w:tcBorders>
          </w:tcPr>
          <w:p w14:paraId="77EE4D83" w14:textId="77777777" w:rsidR="00C00FED" w:rsidRDefault="00000000">
            <w:pPr>
              <w:widowControl w:val="0"/>
              <w:jc w:val="center"/>
            </w:pPr>
            <w:r>
              <w:t>Manuelle</w:t>
            </w:r>
          </w:p>
        </w:tc>
        <w:tc>
          <w:tcPr>
            <w:tcW w:w="1872" w:type="dxa"/>
            <w:tcBorders>
              <w:top w:val="single" w:sz="4" w:space="0" w:color="DDDDDD"/>
              <w:left w:val="single" w:sz="4" w:space="0" w:color="DDDDDD"/>
              <w:bottom w:val="single" w:sz="4" w:space="0" w:color="DDDDDD"/>
              <w:right w:val="single" w:sz="4" w:space="0" w:color="DDDDDD"/>
            </w:tcBorders>
          </w:tcPr>
          <w:p w14:paraId="0C209793" w14:textId="77777777" w:rsidR="00C00FED" w:rsidRDefault="00000000">
            <w:pPr>
              <w:widowControl w:val="0"/>
              <w:jc w:val="center"/>
            </w:pPr>
            <w:r>
              <w:t>Optionnelle</w:t>
            </w:r>
          </w:p>
        </w:tc>
        <w:tc>
          <w:tcPr>
            <w:tcW w:w="1872" w:type="dxa"/>
            <w:tcBorders>
              <w:top w:val="single" w:sz="4" w:space="0" w:color="DDDDDD"/>
              <w:left w:val="single" w:sz="4" w:space="0" w:color="DDDDDD"/>
              <w:bottom w:val="single" w:sz="4" w:space="0" w:color="DDDDDD"/>
              <w:right w:val="single" w:sz="4" w:space="0" w:color="DDDDDD"/>
            </w:tcBorders>
          </w:tcPr>
          <w:p w14:paraId="596394FA" w14:textId="77777777" w:rsidR="00C00FED" w:rsidRDefault="00000000">
            <w:pPr>
              <w:widowControl w:val="0"/>
              <w:jc w:val="center"/>
            </w:pPr>
            <w:r>
              <w:rPr>
                <w:b/>
                <w:bCs/>
                <w:color w:val="C25E1F"/>
              </w:rPr>
              <w:t>Automatique</w:t>
            </w:r>
          </w:p>
        </w:tc>
      </w:tr>
      <w:tr w:rsidR="00C00FED" w14:paraId="5F1FCCC9" w14:textId="77777777">
        <w:tc>
          <w:tcPr>
            <w:tcW w:w="1872" w:type="dxa"/>
            <w:tcBorders>
              <w:top w:val="single" w:sz="4" w:space="0" w:color="DDDDDD"/>
              <w:left w:val="single" w:sz="4" w:space="0" w:color="DDDDDD"/>
              <w:bottom w:val="single" w:sz="4" w:space="0" w:color="DDDDDD"/>
              <w:right w:val="single" w:sz="4" w:space="0" w:color="DDDDDD"/>
            </w:tcBorders>
          </w:tcPr>
          <w:p w14:paraId="173E60D9" w14:textId="77777777" w:rsidR="00C00FED" w:rsidRDefault="00000000">
            <w:pPr>
              <w:widowControl w:val="0"/>
            </w:pPr>
            <w:r>
              <w:lastRenderedPageBreak/>
              <w:t xml:space="preserve">Certifications CE / </w:t>
            </w:r>
            <w:proofErr w:type="spellStart"/>
            <w:r>
              <w:t>Certisolis</w:t>
            </w:r>
            <w:proofErr w:type="spellEnd"/>
          </w:p>
        </w:tc>
        <w:tc>
          <w:tcPr>
            <w:tcW w:w="1872" w:type="dxa"/>
            <w:tcBorders>
              <w:top w:val="single" w:sz="4" w:space="0" w:color="DDDDDD"/>
              <w:left w:val="single" w:sz="4" w:space="0" w:color="DDDDDD"/>
              <w:bottom w:val="single" w:sz="4" w:space="0" w:color="DDDDDD"/>
              <w:right w:val="single" w:sz="4" w:space="0" w:color="DDDDDD"/>
            </w:tcBorders>
          </w:tcPr>
          <w:p w14:paraId="4F162E90" w14:textId="77777777" w:rsidR="00C00FED" w:rsidRDefault="00000000">
            <w:pPr>
              <w:widowControl w:val="0"/>
              <w:jc w:val="center"/>
            </w:pPr>
            <w:r>
              <w:t>Non</w:t>
            </w:r>
          </w:p>
        </w:tc>
        <w:tc>
          <w:tcPr>
            <w:tcW w:w="1872" w:type="dxa"/>
            <w:tcBorders>
              <w:top w:val="single" w:sz="4" w:space="0" w:color="DDDDDD"/>
              <w:left w:val="single" w:sz="4" w:space="0" w:color="DDDDDD"/>
              <w:bottom w:val="single" w:sz="4" w:space="0" w:color="DDDDDD"/>
              <w:right w:val="single" w:sz="4" w:space="0" w:color="DDDDDD"/>
            </w:tcBorders>
          </w:tcPr>
          <w:p w14:paraId="210519F7" w14:textId="77777777" w:rsidR="00C00FED" w:rsidRDefault="00000000">
            <w:pPr>
              <w:widowControl w:val="0"/>
              <w:jc w:val="center"/>
            </w:pPr>
            <w:r>
              <w:t>Non</w:t>
            </w:r>
          </w:p>
        </w:tc>
        <w:tc>
          <w:tcPr>
            <w:tcW w:w="1872" w:type="dxa"/>
            <w:tcBorders>
              <w:top w:val="single" w:sz="4" w:space="0" w:color="DDDDDD"/>
              <w:left w:val="single" w:sz="4" w:space="0" w:color="DDDDDD"/>
              <w:bottom w:val="single" w:sz="4" w:space="0" w:color="DDDDDD"/>
              <w:right w:val="single" w:sz="4" w:space="0" w:color="DDDDDD"/>
            </w:tcBorders>
          </w:tcPr>
          <w:p w14:paraId="5BC1CF6D" w14:textId="77777777" w:rsidR="00C00FED" w:rsidRDefault="00000000">
            <w:pPr>
              <w:widowControl w:val="0"/>
              <w:jc w:val="center"/>
            </w:pPr>
            <w:r>
              <w:t>Non</w:t>
            </w:r>
          </w:p>
        </w:tc>
        <w:tc>
          <w:tcPr>
            <w:tcW w:w="1872" w:type="dxa"/>
            <w:tcBorders>
              <w:top w:val="single" w:sz="4" w:space="0" w:color="DDDDDD"/>
              <w:left w:val="single" w:sz="4" w:space="0" w:color="DDDDDD"/>
              <w:bottom w:val="single" w:sz="4" w:space="0" w:color="DDDDDD"/>
              <w:right w:val="single" w:sz="4" w:space="0" w:color="DDDDDD"/>
            </w:tcBorders>
          </w:tcPr>
          <w:p w14:paraId="353F795E" w14:textId="77777777" w:rsidR="00C00FED" w:rsidRDefault="00000000">
            <w:pPr>
              <w:widowControl w:val="0"/>
              <w:jc w:val="center"/>
            </w:pPr>
            <w:r>
              <w:rPr>
                <w:b/>
                <w:bCs/>
                <w:color w:val="C25E1F"/>
              </w:rPr>
              <w:t>Native</w:t>
            </w:r>
          </w:p>
        </w:tc>
      </w:tr>
      <w:tr w:rsidR="00C00FED" w14:paraId="28408311" w14:textId="77777777">
        <w:tc>
          <w:tcPr>
            <w:tcW w:w="1872" w:type="dxa"/>
            <w:tcBorders>
              <w:top w:val="single" w:sz="4" w:space="0" w:color="DDDDDD"/>
              <w:left w:val="single" w:sz="4" w:space="0" w:color="DDDDDD"/>
              <w:bottom w:val="single" w:sz="4" w:space="0" w:color="DDDDDD"/>
              <w:right w:val="single" w:sz="4" w:space="0" w:color="DDDDDD"/>
            </w:tcBorders>
          </w:tcPr>
          <w:p w14:paraId="6200195A" w14:textId="77777777" w:rsidR="00C00FED" w:rsidRDefault="00000000">
            <w:pPr>
              <w:widowControl w:val="0"/>
            </w:pPr>
            <w:proofErr w:type="spellStart"/>
            <w:r>
              <w:t>Onboarding</w:t>
            </w:r>
            <w:proofErr w:type="spellEnd"/>
            <w:r>
              <w:t xml:space="preserve"> vendeur guidé</w:t>
            </w:r>
          </w:p>
        </w:tc>
        <w:tc>
          <w:tcPr>
            <w:tcW w:w="1872" w:type="dxa"/>
            <w:tcBorders>
              <w:top w:val="single" w:sz="4" w:space="0" w:color="DDDDDD"/>
              <w:left w:val="single" w:sz="4" w:space="0" w:color="DDDDDD"/>
              <w:bottom w:val="single" w:sz="4" w:space="0" w:color="DDDDDD"/>
              <w:right w:val="single" w:sz="4" w:space="0" w:color="DDDDDD"/>
            </w:tcBorders>
          </w:tcPr>
          <w:p w14:paraId="38D985D6" w14:textId="77777777" w:rsidR="00C00FED" w:rsidRDefault="00000000">
            <w:pPr>
              <w:widowControl w:val="0"/>
              <w:jc w:val="center"/>
            </w:pPr>
            <w:r>
              <w:t>N/A</w:t>
            </w:r>
          </w:p>
        </w:tc>
        <w:tc>
          <w:tcPr>
            <w:tcW w:w="1872" w:type="dxa"/>
            <w:tcBorders>
              <w:top w:val="single" w:sz="4" w:space="0" w:color="DDDDDD"/>
              <w:left w:val="single" w:sz="4" w:space="0" w:color="DDDDDD"/>
              <w:bottom w:val="single" w:sz="4" w:space="0" w:color="DDDDDD"/>
              <w:right w:val="single" w:sz="4" w:space="0" w:color="DDDDDD"/>
            </w:tcBorders>
          </w:tcPr>
          <w:p w14:paraId="0BF02B0D" w14:textId="77777777" w:rsidR="00C00FED" w:rsidRDefault="00000000">
            <w:pPr>
              <w:widowControl w:val="0"/>
              <w:jc w:val="center"/>
            </w:pPr>
            <w:r>
              <w:t>Standard</w:t>
            </w:r>
          </w:p>
        </w:tc>
        <w:tc>
          <w:tcPr>
            <w:tcW w:w="1872" w:type="dxa"/>
            <w:tcBorders>
              <w:top w:val="single" w:sz="4" w:space="0" w:color="DDDDDD"/>
              <w:left w:val="single" w:sz="4" w:space="0" w:color="DDDDDD"/>
              <w:bottom w:val="single" w:sz="4" w:space="0" w:color="DDDDDD"/>
              <w:right w:val="single" w:sz="4" w:space="0" w:color="DDDDDD"/>
            </w:tcBorders>
          </w:tcPr>
          <w:p w14:paraId="17B05011" w14:textId="77777777" w:rsidR="00C00FED" w:rsidRDefault="00000000">
            <w:pPr>
              <w:widowControl w:val="0"/>
              <w:jc w:val="center"/>
            </w:pPr>
            <w:r>
              <w:t>Configurable</w:t>
            </w:r>
          </w:p>
        </w:tc>
        <w:tc>
          <w:tcPr>
            <w:tcW w:w="1872" w:type="dxa"/>
            <w:tcBorders>
              <w:top w:val="single" w:sz="4" w:space="0" w:color="DDDDDD"/>
              <w:left w:val="single" w:sz="4" w:space="0" w:color="DDDDDD"/>
              <w:bottom w:val="single" w:sz="4" w:space="0" w:color="DDDDDD"/>
              <w:right w:val="single" w:sz="4" w:space="0" w:color="DDDDDD"/>
            </w:tcBorders>
          </w:tcPr>
          <w:p w14:paraId="61FC5472" w14:textId="77777777" w:rsidR="00C00FED" w:rsidRDefault="00000000">
            <w:pPr>
              <w:widowControl w:val="0"/>
              <w:jc w:val="center"/>
            </w:pPr>
            <w:r>
              <w:rPr>
                <w:b/>
                <w:bCs/>
                <w:color w:val="C25E1F"/>
              </w:rPr>
              <w:t>6 étapes guidées</w:t>
            </w:r>
          </w:p>
        </w:tc>
      </w:tr>
      <w:tr w:rsidR="00C00FED" w14:paraId="16A27A30" w14:textId="77777777">
        <w:tc>
          <w:tcPr>
            <w:tcW w:w="1872" w:type="dxa"/>
            <w:tcBorders>
              <w:top w:val="single" w:sz="4" w:space="0" w:color="DDDDDD"/>
              <w:left w:val="single" w:sz="4" w:space="0" w:color="DDDDDD"/>
              <w:bottom w:val="single" w:sz="4" w:space="0" w:color="DDDDDD"/>
              <w:right w:val="single" w:sz="4" w:space="0" w:color="DDDDDD"/>
            </w:tcBorders>
          </w:tcPr>
          <w:p w14:paraId="4DF0DAFF" w14:textId="77777777" w:rsidR="00C00FED" w:rsidRDefault="00000000">
            <w:pPr>
              <w:widowControl w:val="0"/>
            </w:pPr>
            <w:r>
              <w:t>Logistique &amp; incoterms paramétrables</w:t>
            </w:r>
          </w:p>
        </w:tc>
        <w:tc>
          <w:tcPr>
            <w:tcW w:w="1872" w:type="dxa"/>
            <w:tcBorders>
              <w:top w:val="single" w:sz="4" w:space="0" w:color="DDDDDD"/>
              <w:left w:val="single" w:sz="4" w:space="0" w:color="DDDDDD"/>
              <w:bottom w:val="single" w:sz="4" w:space="0" w:color="DDDDDD"/>
              <w:right w:val="single" w:sz="4" w:space="0" w:color="DDDDDD"/>
            </w:tcBorders>
          </w:tcPr>
          <w:p w14:paraId="2C0E4ED7" w14:textId="77777777" w:rsidR="00C00FED" w:rsidRDefault="00000000">
            <w:pPr>
              <w:widowControl w:val="0"/>
              <w:jc w:val="center"/>
            </w:pPr>
            <w:r>
              <w:t>Standard</w:t>
            </w:r>
          </w:p>
        </w:tc>
        <w:tc>
          <w:tcPr>
            <w:tcW w:w="1872" w:type="dxa"/>
            <w:tcBorders>
              <w:top w:val="single" w:sz="4" w:space="0" w:color="DDDDDD"/>
              <w:left w:val="single" w:sz="4" w:space="0" w:color="DDDDDD"/>
              <w:bottom w:val="single" w:sz="4" w:space="0" w:color="DDDDDD"/>
              <w:right w:val="single" w:sz="4" w:space="0" w:color="DDDDDD"/>
            </w:tcBorders>
          </w:tcPr>
          <w:p w14:paraId="3BF35EA7" w14:textId="77777777" w:rsidR="00C00FED" w:rsidRDefault="00000000">
            <w:pPr>
              <w:widowControl w:val="0"/>
              <w:jc w:val="center"/>
            </w:pPr>
            <w:r>
              <w:t>Limitée</w:t>
            </w:r>
          </w:p>
        </w:tc>
        <w:tc>
          <w:tcPr>
            <w:tcW w:w="1872" w:type="dxa"/>
            <w:tcBorders>
              <w:top w:val="single" w:sz="4" w:space="0" w:color="DDDDDD"/>
              <w:left w:val="single" w:sz="4" w:space="0" w:color="DDDDDD"/>
              <w:bottom w:val="single" w:sz="4" w:space="0" w:color="DDDDDD"/>
              <w:right w:val="single" w:sz="4" w:space="0" w:color="DDDDDD"/>
            </w:tcBorders>
          </w:tcPr>
          <w:p w14:paraId="028310A0" w14:textId="77777777" w:rsidR="00C00FED" w:rsidRDefault="00000000">
            <w:pPr>
              <w:widowControl w:val="0"/>
              <w:jc w:val="center"/>
            </w:pPr>
            <w:r>
              <w:t>Module séparé</w:t>
            </w:r>
          </w:p>
        </w:tc>
        <w:tc>
          <w:tcPr>
            <w:tcW w:w="1872" w:type="dxa"/>
            <w:tcBorders>
              <w:top w:val="single" w:sz="4" w:space="0" w:color="DDDDDD"/>
              <w:left w:val="single" w:sz="4" w:space="0" w:color="DDDDDD"/>
              <w:bottom w:val="single" w:sz="4" w:space="0" w:color="DDDDDD"/>
              <w:right w:val="single" w:sz="4" w:space="0" w:color="DDDDDD"/>
            </w:tcBorders>
          </w:tcPr>
          <w:p w14:paraId="79218970" w14:textId="77777777" w:rsidR="00C00FED" w:rsidRDefault="00000000">
            <w:pPr>
              <w:widowControl w:val="0"/>
              <w:jc w:val="center"/>
            </w:pPr>
            <w:r>
              <w:rPr>
                <w:b/>
                <w:bCs/>
                <w:color w:val="C25E1F"/>
              </w:rPr>
              <w:t>Intégrée</w:t>
            </w:r>
          </w:p>
        </w:tc>
      </w:tr>
      <w:tr w:rsidR="00C00FED" w14:paraId="0BBFDA7B" w14:textId="77777777">
        <w:tc>
          <w:tcPr>
            <w:tcW w:w="1872" w:type="dxa"/>
            <w:tcBorders>
              <w:top w:val="single" w:sz="4" w:space="0" w:color="DDDDDD"/>
              <w:left w:val="single" w:sz="4" w:space="0" w:color="DDDDDD"/>
              <w:bottom w:val="single" w:sz="4" w:space="0" w:color="DDDDDD"/>
              <w:right w:val="single" w:sz="4" w:space="0" w:color="DDDDDD"/>
            </w:tcBorders>
          </w:tcPr>
          <w:p w14:paraId="72364E96" w14:textId="77777777" w:rsidR="00C00FED" w:rsidRDefault="00000000">
            <w:pPr>
              <w:widowControl w:val="0"/>
            </w:pPr>
            <w:r>
              <w:t xml:space="preserve">Modèle « </w:t>
            </w:r>
            <w:proofErr w:type="spellStart"/>
            <w:r>
              <w:t>pay</w:t>
            </w:r>
            <w:proofErr w:type="spellEnd"/>
            <w:r>
              <w:t xml:space="preserve"> </w:t>
            </w:r>
            <w:proofErr w:type="spellStart"/>
            <w:r>
              <w:t>only</w:t>
            </w:r>
            <w:proofErr w:type="spellEnd"/>
            <w:r>
              <w:t xml:space="preserve"> if sale »</w:t>
            </w:r>
          </w:p>
        </w:tc>
        <w:tc>
          <w:tcPr>
            <w:tcW w:w="1872" w:type="dxa"/>
            <w:tcBorders>
              <w:top w:val="single" w:sz="4" w:space="0" w:color="DDDDDD"/>
              <w:left w:val="single" w:sz="4" w:space="0" w:color="DDDDDD"/>
              <w:bottom w:val="single" w:sz="4" w:space="0" w:color="DDDDDD"/>
              <w:right w:val="single" w:sz="4" w:space="0" w:color="DDDDDD"/>
            </w:tcBorders>
          </w:tcPr>
          <w:p w14:paraId="2871D7D1" w14:textId="77777777" w:rsidR="00C00FED" w:rsidRDefault="00000000">
            <w:pPr>
              <w:widowControl w:val="0"/>
              <w:jc w:val="center"/>
            </w:pPr>
            <w:r>
              <w:t>Non (revente)</w:t>
            </w:r>
          </w:p>
        </w:tc>
        <w:tc>
          <w:tcPr>
            <w:tcW w:w="1872" w:type="dxa"/>
            <w:tcBorders>
              <w:top w:val="single" w:sz="4" w:space="0" w:color="DDDDDD"/>
              <w:left w:val="single" w:sz="4" w:space="0" w:color="DDDDDD"/>
              <w:bottom w:val="single" w:sz="4" w:space="0" w:color="DDDDDD"/>
              <w:right w:val="single" w:sz="4" w:space="0" w:color="DDDDDD"/>
            </w:tcBorders>
          </w:tcPr>
          <w:p w14:paraId="32712233" w14:textId="77777777" w:rsidR="00C00FED" w:rsidRDefault="00000000">
            <w:pPr>
              <w:widowControl w:val="0"/>
              <w:jc w:val="center"/>
            </w:pPr>
            <w:r>
              <w:t>Commission</w:t>
            </w:r>
          </w:p>
        </w:tc>
        <w:tc>
          <w:tcPr>
            <w:tcW w:w="1872" w:type="dxa"/>
            <w:tcBorders>
              <w:top w:val="single" w:sz="4" w:space="0" w:color="DDDDDD"/>
              <w:left w:val="single" w:sz="4" w:space="0" w:color="DDDDDD"/>
              <w:bottom w:val="single" w:sz="4" w:space="0" w:color="DDDDDD"/>
              <w:right w:val="single" w:sz="4" w:space="0" w:color="DDDDDD"/>
            </w:tcBorders>
          </w:tcPr>
          <w:p w14:paraId="3939DDFD" w14:textId="77777777" w:rsidR="00C00FED" w:rsidRDefault="00000000">
            <w:pPr>
              <w:widowControl w:val="0"/>
              <w:jc w:val="center"/>
            </w:pPr>
            <w:r>
              <w:t>Licence + commission</w:t>
            </w:r>
          </w:p>
        </w:tc>
        <w:tc>
          <w:tcPr>
            <w:tcW w:w="1872" w:type="dxa"/>
            <w:tcBorders>
              <w:top w:val="single" w:sz="4" w:space="0" w:color="DDDDDD"/>
              <w:left w:val="single" w:sz="4" w:space="0" w:color="DDDDDD"/>
              <w:bottom w:val="single" w:sz="4" w:space="0" w:color="DDDDDD"/>
              <w:right w:val="single" w:sz="4" w:space="0" w:color="DDDDDD"/>
            </w:tcBorders>
          </w:tcPr>
          <w:p w14:paraId="7C05F61E" w14:textId="77777777" w:rsidR="00C00FED" w:rsidRDefault="00000000">
            <w:pPr>
              <w:widowControl w:val="0"/>
              <w:jc w:val="center"/>
            </w:pPr>
            <w:r>
              <w:rPr>
                <w:b/>
                <w:bCs/>
                <w:color w:val="C25E1F"/>
              </w:rPr>
              <w:t xml:space="preserve">Commission </w:t>
            </w:r>
            <w:proofErr w:type="spellStart"/>
            <w:r>
              <w:rPr>
                <w:b/>
                <w:bCs/>
                <w:color w:val="C25E1F"/>
              </w:rPr>
              <w:t>only</w:t>
            </w:r>
            <w:proofErr w:type="spellEnd"/>
          </w:p>
        </w:tc>
      </w:tr>
    </w:tbl>
    <w:p w14:paraId="5A2D64A4" w14:textId="77777777" w:rsidR="00C00FED" w:rsidRDefault="00000000">
      <w:pPr>
        <w:spacing w:before="60" w:after="200"/>
        <w:jc w:val="center"/>
      </w:pPr>
      <w:r>
        <w:rPr>
          <w:i/>
          <w:iCs/>
          <w:color w:val="666666"/>
          <w:sz w:val="20"/>
          <w:szCs w:val="20"/>
        </w:rPr>
        <w:t>Tableau 1 : Comparaison des solutions existantes face au positionnement cible de Carlow</w:t>
      </w:r>
    </w:p>
    <w:p w14:paraId="1A7ADE1E" w14:textId="77777777" w:rsidR="00C00FED" w:rsidRDefault="00000000">
      <w:pPr>
        <w:pStyle w:val="Titre3"/>
      </w:pPr>
      <w:r>
        <w:t>2.3 Problématique</w:t>
      </w:r>
    </w:p>
    <w:p w14:paraId="76A7E602" w14:textId="77777777" w:rsidR="00C00FED" w:rsidRDefault="00000000">
      <w:pPr>
        <w:spacing w:after="120" w:line="360" w:lineRule="auto"/>
        <w:jc w:val="both"/>
      </w:pPr>
      <w:r>
        <w:t xml:space="preserve">L'analyse comparative met en évidence un vide concurrentiel sur le segment des marketplaces B2B verticales spécialisées dans les énergies renouvelables. Les acteurs existants se répartissent en trois grandes familles : les distributeurs centralisés sans logique multi-vendeurs, les marketplaces généralistes peu spécialisées et les éditeurs de logiciels SaaS qui fournissent une infrastructure générique. Aucun ne combine simultanément la verticalisation métier, la couverture du circuit second-life, la vérification réglementaire automatisée et un </w:t>
      </w:r>
      <w:proofErr w:type="spellStart"/>
      <w:r>
        <w:t>onboarding</w:t>
      </w:r>
      <w:proofErr w:type="spellEnd"/>
      <w:r>
        <w:t xml:space="preserve"> fluide à l'échelle européenne.</w:t>
      </w:r>
    </w:p>
    <w:p w14:paraId="222FD503" w14:textId="77777777" w:rsidR="00C00FED" w:rsidRDefault="00000000">
      <w:pPr>
        <w:spacing w:after="120" w:line="360" w:lineRule="auto"/>
        <w:jc w:val="both"/>
      </w:pPr>
      <w:r>
        <w:t xml:space="preserve">Côté opérationnel, l'équipe Carlow fait face à un défi d'industrialisation : sept vendeurs </w:t>
      </w:r>
      <w:proofErr w:type="spellStart"/>
      <w:r>
        <w:t>onboardés</w:t>
      </w:r>
      <w:proofErr w:type="spellEnd"/>
      <w:r>
        <w:t xml:space="preserve"> à ce jour, plusieurs centaines de prospects à traiter, et une approche commerciale encore largement artisanale. La problématique centrale de notre projet peut donc se formuler ainsi :</w:t>
      </w:r>
    </w:p>
    <w:p w14:paraId="200B985A" w14:textId="77777777" w:rsidR="00C00FED" w:rsidRDefault="00000000">
      <w:pPr>
        <w:pBdr>
          <w:left w:val="single" w:sz="18" w:space="12" w:color="C25E1F"/>
        </w:pBdr>
        <w:spacing w:before="60" w:after="240"/>
        <w:ind w:left="720" w:right="720"/>
        <w:jc w:val="both"/>
      </w:pPr>
      <w:r>
        <w:rPr>
          <w:i/>
          <w:iCs/>
          <w:color w:val="1A1A1A"/>
        </w:rPr>
        <w:t>Comment structurer l'acquisition de vendeurs européens d'équipements EnR et concevoir le portail d'</w:t>
      </w:r>
      <w:proofErr w:type="spellStart"/>
      <w:r>
        <w:rPr>
          <w:i/>
          <w:iCs/>
          <w:color w:val="1A1A1A"/>
        </w:rPr>
        <w:t>onboarding</w:t>
      </w:r>
      <w:proofErr w:type="spellEnd"/>
      <w:r>
        <w:rPr>
          <w:i/>
          <w:iCs/>
          <w:color w:val="1A1A1A"/>
        </w:rPr>
        <w:t xml:space="preserve"> qui les accompagne, de manière à industrialiser le recrutement, à garantir la conformité réglementaire (TVA intracommunautaire, certifications) et à offrir à l'équipe Carlow comme aux fournisseurs une expérience fluide, sécurisée et homogène ?</w:t>
      </w:r>
    </w:p>
    <w:p w14:paraId="77E07A60" w14:textId="77777777" w:rsidR="00C00FED" w:rsidRDefault="00000000">
      <w:pPr>
        <w:pStyle w:val="Titre2"/>
      </w:pPr>
      <w:r>
        <w:t>3. Solution proposée</w:t>
      </w:r>
    </w:p>
    <w:p w14:paraId="79C3B23A" w14:textId="77777777" w:rsidR="00C00FED" w:rsidRDefault="00000000">
      <w:pPr>
        <w:spacing w:after="120" w:line="360" w:lineRule="auto"/>
        <w:jc w:val="both"/>
      </w:pPr>
      <w:r>
        <w:t xml:space="preserve">Au regard des limites identifiées et de la problématique formulée, nous proposons de concevoir et de développer une plateforme web complète, structurée autour de trois </w:t>
      </w:r>
      <w:r>
        <w:lastRenderedPageBreak/>
        <w:t>espaces fonctionnels distincts mais cohérents, qui complète la solution back-office Origami Marketplace utilisée en production :</w:t>
      </w:r>
    </w:p>
    <w:p w14:paraId="639956ED" w14:textId="77777777" w:rsidR="00C00FED" w:rsidRDefault="00000000">
      <w:pPr>
        <w:pStyle w:val="Paragraphedeliste"/>
        <w:numPr>
          <w:ilvl w:val="0"/>
          <w:numId w:val="1"/>
        </w:numPr>
        <w:spacing w:after="60" w:line="319" w:lineRule="auto"/>
        <w:jc w:val="both"/>
      </w:pPr>
      <w:r>
        <w:rPr>
          <w:b/>
          <w:bCs/>
        </w:rPr>
        <w:t xml:space="preserve">un portail vendeur </w:t>
      </w:r>
      <w:r>
        <w:t>permettant à tout fournisseur professionnel de créer son compte, de soumettre l'ensemble de son dossier réglementaire (informations société, documents légaux, certifications techniques, paramètres logistiques) à travers un parcours guidé en six étapes, et de suivre en temps réel l'état de validation de son dossier</w:t>
      </w:r>
    </w:p>
    <w:p w14:paraId="0CA8A5AE" w14:textId="77777777" w:rsidR="00C00FED" w:rsidRDefault="00000000">
      <w:pPr>
        <w:pStyle w:val="Paragraphedeliste"/>
        <w:numPr>
          <w:ilvl w:val="0"/>
          <w:numId w:val="1"/>
        </w:numPr>
        <w:spacing w:after="60" w:line="319" w:lineRule="auto"/>
        <w:jc w:val="both"/>
      </w:pPr>
      <w:r>
        <w:rPr>
          <w:b/>
          <w:bCs/>
        </w:rPr>
        <w:t xml:space="preserve">un espace acheteur </w:t>
      </w:r>
      <w:r>
        <w:t>offrant la création d'un compte sécurisé, la consultation et la modification du profil et le suivi des commandes</w:t>
      </w:r>
    </w:p>
    <w:p w14:paraId="3CE8C70C" w14:textId="77777777" w:rsidR="00C00FED" w:rsidRDefault="00000000">
      <w:pPr>
        <w:pStyle w:val="Paragraphedeliste"/>
        <w:numPr>
          <w:ilvl w:val="0"/>
          <w:numId w:val="1"/>
        </w:numPr>
        <w:spacing w:after="60" w:line="319" w:lineRule="auto"/>
        <w:jc w:val="both"/>
      </w:pPr>
      <w:r>
        <w:rPr>
          <w:b/>
          <w:bCs/>
        </w:rPr>
        <w:t xml:space="preserve">un back-office d'administration </w:t>
      </w:r>
      <w:r>
        <w:t>permettant à l'équipe Carlow de superviser l'ensemble des dossiers vendeurs, des documents déposés, du catalogue produits, des commandes et des notifications, depuis une interface unifiée et entièrement responsive.</w:t>
      </w:r>
    </w:p>
    <w:p w14:paraId="4928F219" w14:textId="77777777" w:rsidR="00C00FED" w:rsidRDefault="00000000">
      <w:pPr>
        <w:spacing w:after="120" w:line="360" w:lineRule="auto"/>
        <w:jc w:val="both"/>
      </w:pPr>
      <w:r>
        <w:t>Cette solution apporte plusieurs valeurs ajoutées par rapport aux solutions existantes :</w:t>
      </w:r>
    </w:p>
    <w:p w14:paraId="42DC81A6" w14:textId="77777777" w:rsidR="00C00FED" w:rsidRDefault="00000000">
      <w:pPr>
        <w:pStyle w:val="Paragraphedeliste"/>
        <w:numPr>
          <w:ilvl w:val="0"/>
          <w:numId w:val="1"/>
        </w:numPr>
        <w:spacing w:after="60" w:line="319" w:lineRule="auto"/>
        <w:jc w:val="both"/>
      </w:pPr>
      <w:r>
        <w:t>la vérification automatique du numéro de TVA intracommunautaire via le service VIES de la Commission européenne, intégrée nativement au parcours d'inscription</w:t>
      </w:r>
    </w:p>
    <w:p w14:paraId="20668B9B" w14:textId="77777777" w:rsidR="00C00FED" w:rsidRDefault="00000000">
      <w:pPr>
        <w:pStyle w:val="Paragraphedeliste"/>
        <w:numPr>
          <w:ilvl w:val="0"/>
          <w:numId w:val="1"/>
        </w:numPr>
        <w:spacing w:after="60" w:line="319" w:lineRule="auto"/>
        <w:jc w:val="both"/>
      </w:pPr>
      <w:r>
        <w:t xml:space="preserve">la gestion structurée des certifications spécifiques aux EnR (CE, </w:t>
      </w:r>
      <w:proofErr w:type="spellStart"/>
      <w:r>
        <w:t>Certisolis</w:t>
      </w:r>
      <w:proofErr w:type="spellEnd"/>
      <w:r>
        <w:t xml:space="preserve">, PPE2) avec dépôt sécurisé sur </w:t>
      </w:r>
      <w:proofErr w:type="spellStart"/>
      <w:r>
        <w:t>Supabase</w:t>
      </w:r>
      <w:proofErr w:type="spellEnd"/>
      <w:r>
        <w:t xml:space="preserve"> Storage</w:t>
      </w:r>
    </w:p>
    <w:p w14:paraId="19068C08" w14:textId="77777777" w:rsidR="00C00FED" w:rsidRDefault="00000000">
      <w:pPr>
        <w:pStyle w:val="Paragraphedeliste"/>
        <w:numPr>
          <w:ilvl w:val="0"/>
          <w:numId w:val="1"/>
        </w:numPr>
        <w:spacing w:after="60" w:line="319" w:lineRule="auto"/>
        <w:jc w:val="both"/>
      </w:pPr>
      <w:r>
        <w:t>l'</w:t>
      </w:r>
      <w:proofErr w:type="spellStart"/>
      <w:r>
        <w:t>auto-création</w:t>
      </w:r>
      <w:proofErr w:type="spellEnd"/>
      <w:r>
        <w:t xml:space="preserve"> d'un catalogue par défaut lors de l'activation d'un vendeur, ce qui supprime le délai séparant la validation administrative de la mise en ligne effective des produits</w:t>
      </w:r>
    </w:p>
    <w:p w14:paraId="2B36D6C4" w14:textId="77777777" w:rsidR="00C00FED" w:rsidRDefault="00000000">
      <w:pPr>
        <w:pStyle w:val="Paragraphedeliste"/>
        <w:numPr>
          <w:ilvl w:val="0"/>
          <w:numId w:val="1"/>
        </w:numPr>
        <w:spacing w:after="60" w:line="319" w:lineRule="auto"/>
        <w:jc w:val="both"/>
      </w:pPr>
      <w:r>
        <w:t xml:space="preserve">le hachage des mots de passe via </w:t>
      </w:r>
      <w:proofErr w:type="spellStart"/>
      <w:r>
        <w:t>bcrypt</w:t>
      </w:r>
      <w:proofErr w:type="spellEnd"/>
      <w:r>
        <w:t xml:space="preserve"> avec un coût de douze tours de salage, garantissant la résistance aux attaques par force brute</w:t>
      </w:r>
    </w:p>
    <w:p w14:paraId="71D9D818" w14:textId="77777777" w:rsidR="00C00FED" w:rsidRDefault="00000000">
      <w:pPr>
        <w:pStyle w:val="Paragraphedeliste"/>
        <w:numPr>
          <w:ilvl w:val="0"/>
          <w:numId w:val="1"/>
        </w:numPr>
        <w:spacing w:after="60" w:line="319" w:lineRule="auto"/>
        <w:jc w:val="both"/>
      </w:pPr>
      <w:r>
        <w:t>une interface d'administration dotée d'une navigation latérale enrichie de badges en temps réel (vendeurs en attente, commandes en cours, notifications non lues), entièrement utilisable sur mobile via un menu coulissant</w:t>
      </w:r>
    </w:p>
    <w:p w14:paraId="4D440814" w14:textId="77777777" w:rsidR="00C00FED" w:rsidRDefault="00000000">
      <w:pPr>
        <w:pStyle w:val="Titre2"/>
      </w:pPr>
      <w:r>
        <w:t>4. Étude des besoins</w:t>
      </w:r>
    </w:p>
    <w:p w14:paraId="45F6CEBE" w14:textId="38F1EECF" w:rsidR="00C00FED" w:rsidRDefault="00000000">
      <w:pPr>
        <w:spacing w:after="120" w:line="360" w:lineRule="auto"/>
        <w:jc w:val="both"/>
      </w:pPr>
      <w:r>
        <w:t xml:space="preserve">Toute réussite de projet passe par une analyse rigoureuse des besoins. Cette section précise les besoins </w:t>
      </w:r>
      <w:del w:id="55" w:author="azer" w:date="2026-05-21T18:54:00Z" w16du:dateUtc="2026-05-21T17:54:00Z">
        <w:r w:rsidDel="00E909B3">
          <w:delText>fonctionnels,  ainsi</w:delText>
        </w:r>
      </w:del>
      <w:ins w:id="56" w:author="azer" w:date="2026-05-21T18:54:00Z" w16du:dateUtc="2026-05-21T17:54:00Z">
        <w:r w:rsidR="00E909B3">
          <w:t>fonctionnels, ainsi</w:t>
        </w:r>
      </w:ins>
      <w:r>
        <w:t xml:space="preserve"> que les besoins non fonctionnels, qui décrivent la qualité avec laquelle ces fonctionnalités doivent être délivrées.</w:t>
      </w:r>
    </w:p>
    <w:p w14:paraId="286622F2" w14:textId="77777777" w:rsidR="00C00FED" w:rsidRDefault="00000000">
      <w:pPr>
        <w:pStyle w:val="Titre3"/>
      </w:pPr>
      <w:r>
        <w:t>4.1 Besoins fonctionnels</w:t>
      </w:r>
    </w:p>
    <w:p w14:paraId="7157622C" w14:textId="77777777" w:rsidR="00C00FED" w:rsidRDefault="00000000">
      <w:pPr>
        <w:spacing w:after="120" w:line="360" w:lineRule="auto"/>
        <w:jc w:val="both"/>
      </w:pPr>
      <w:r>
        <w:lastRenderedPageBreak/>
        <w:t>Les besoins fonctionnels sont organisés selon les trois acteurs principaux identifiés : le vendeur, l'acheteur et l'administrateur.</w:t>
      </w:r>
    </w:p>
    <w:p w14:paraId="405E1E08" w14:textId="77777777" w:rsidR="00C00FED" w:rsidRDefault="00000000">
      <w:pPr>
        <w:spacing w:before="180" w:after="80"/>
      </w:pPr>
      <w:r>
        <w:rPr>
          <w:b/>
          <w:bCs/>
          <w:i/>
          <w:iCs/>
          <w:color w:val="1A1A1A"/>
        </w:rPr>
        <w:t>Pour le vendeur</w:t>
      </w:r>
    </w:p>
    <w:p w14:paraId="75B2F00B" w14:textId="31C3343B" w:rsidR="00C00FED" w:rsidRDefault="00000000">
      <w:pPr>
        <w:pStyle w:val="Paragraphedeliste"/>
        <w:numPr>
          <w:ilvl w:val="0"/>
          <w:numId w:val="1"/>
        </w:numPr>
        <w:spacing w:after="60" w:line="319" w:lineRule="auto"/>
        <w:jc w:val="both"/>
      </w:pPr>
      <w:del w:id="57" w:author="azer" w:date="2026-05-21T18:55:00Z" w16du:dateUtc="2026-05-21T17:55:00Z">
        <w:r w:rsidDel="00E909B3">
          <w:delText>créer</w:delText>
        </w:r>
      </w:del>
      <w:ins w:id="58" w:author="azer" w:date="2026-05-21T18:55:00Z" w16du:dateUtc="2026-05-21T17:55:00Z">
        <w:r w:rsidR="00E909B3">
          <w:t>Créer</w:t>
        </w:r>
      </w:ins>
      <w:r>
        <w:t xml:space="preserve"> un compte vendeur avec adresse électronique professionnelle et mot de passe sécurisé</w:t>
      </w:r>
      <w:ins w:id="59" w:author="azer" w:date="2026-05-21T18:54:00Z" w16du:dateUtc="2026-05-21T17:54:00Z">
        <w:r w:rsidR="00E909B3">
          <w:t xml:space="preserve"> ;</w:t>
        </w:r>
      </w:ins>
    </w:p>
    <w:p w14:paraId="6CAFDFB6" w14:textId="77777777" w:rsidR="00C00FED" w:rsidRDefault="00000000">
      <w:pPr>
        <w:pStyle w:val="Paragraphedeliste"/>
        <w:numPr>
          <w:ilvl w:val="0"/>
          <w:numId w:val="1"/>
        </w:numPr>
        <w:spacing w:after="60" w:line="319" w:lineRule="auto"/>
        <w:jc w:val="both"/>
      </w:pPr>
      <w:r>
        <w:t>renseigner les informations légales de sa société (raison sociale, SIRET, forme juridique, adresse)</w:t>
      </w:r>
    </w:p>
    <w:p w14:paraId="322643ED" w14:textId="77777777" w:rsidR="00C00FED" w:rsidRDefault="00000000">
      <w:pPr>
        <w:pStyle w:val="Paragraphedeliste"/>
        <w:numPr>
          <w:ilvl w:val="0"/>
          <w:numId w:val="1"/>
        </w:numPr>
        <w:spacing w:after="60" w:line="319" w:lineRule="auto"/>
        <w:jc w:val="both"/>
      </w:pPr>
      <w:r>
        <w:t>saisir son numéro de TVA et déclencher sa validation automatique via le service VIES</w:t>
      </w:r>
    </w:p>
    <w:p w14:paraId="0108A9DA" w14:textId="77777777" w:rsidR="00C00FED" w:rsidRDefault="00000000">
      <w:pPr>
        <w:pStyle w:val="Paragraphedeliste"/>
        <w:numPr>
          <w:ilvl w:val="0"/>
          <w:numId w:val="1"/>
        </w:numPr>
        <w:spacing w:after="60" w:line="319" w:lineRule="auto"/>
        <w:jc w:val="both"/>
      </w:pPr>
      <w:r>
        <w:t>déposer ses documents légaux obligatoires : extrait K-Bis, statuts de société, pièce d'identité du dirigeant, relevé d'identité bancaire</w:t>
      </w:r>
    </w:p>
    <w:p w14:paraId="4468C000" w14:textId="77777777" w:rsidR="00C00FED" w:rsidRDefault="00000000">
      <w:pPr>
        <w:pStyle w:val="Paragraphedeliste"/>
        <w:numPr>
          <w:ilvl w:val="0"/>
          <w:numId w:val="1"/>
        </w:numPr>
        <w:spacing w:after="60" w:line="319" w:lineRule="auto"/>
        <w:jc w:val="both"/>
      </w:pPr>
      <w:r>
        <w:t>ajouter ses certifications techniques par catégorie (photovoltaïque, pompes à chaleur, biomasse, mobilité IRVE, solaire thermique, gestion technique du bâtiment)</w:t>
      </w:r>
    </w:p>
    <w:p w14:paraId="019A9580" w14:textId="77777777" w:rsidR="00C00FED" w:rsidRDefault="00000000">
      <w:pPr>
        <w:pStyle w:val="Paragraphedeliste"/>
        <w:numPr>
          <w:ilvl w:val="0"/>
          <w:numId w:val="1"/>
        </w:numPr>
        <w:spacing w:after="60" w:line="319" w:lineRule="auto"/>
        <w:jc w:val="both"/>
      </w:pPr>
      <w:r>
        <w:t>paramétrer ses informations logistiques : adresse d'expédition, délai de préparation, poids maximal par palette, incoterm par défaut, matrice de transport</w:t>
      </w:r>
    </w:p>
    <w:p w14:paraId="2265F1BF" w14:textId="77777777" w:rsidR="00C00FED" w:rsidRDefault="00000000">
      <w:pPr>
        <w:pStyle w:val="Paragraphedeliste"/>
        <w:numPr>
          <w:ilvl w:val="0"/>
          <w:numId w:val="1"/>
        </w:numPr>
        <w:spacing w:after="60" w:line="319" w:lineRule="auto"/>
        <w:jc w:val="both"/>
      </w:pPr>
      <w:r>
        <w:t>soumettre son dossier complet à la validation de l'administration</w:t>
      </w:r>
    </w:p>
    <w:p w14:paraId="3BF7E03D" w14:textId="77777777" w:rsidR="00C00FED" w:rsidRDefault="00000000">
      <w:pPr>
        <w:pStyle w:val="Paragraphedeliste"/>
        <w:numPr>
          <w:ilvl w:val="0"/>
          <w:numId w:val="1"/>
        </w:numPr>
        <w:spacing w:after="60" w:line="319" w:lineRule="auto"/>
        <w:jc w:val="both"/>
      </w:pPr>
      <w:r>
        <w:t xml:space="preserve">consulter à tout moment l'état d'avancement de son </w:t>
      </w:r>
      <w:proofErr w:type="spellStart"/>
      <w:r>
        <w:t>onboarding</w:t>
      </w:r>
      <w:proofErr w:type="spellEnd"/>
      <w:r>
        <w:t xml:space="preserve"> et l'état de son compte (en attente, soumis, actif, rejeté)</w:t>
      </w:r>
    </w:p>
    <w:p w14:paraId="2F625DD0" w14:textId="77777777" w:rsidR="00C00FED" w:rsidRDefault="00000000">
      <w:pPr>
        <w:spacing w:before="180" w:after="80"/>
      </w:pPr>
      <w:r>
        <w:rPr>
          <w:b/>
          <w:bCs/>
          <w:i/>
          <w:iCs/>
          <w:color w:val="1A1A1A"/>
        </w:rPr>
        <w:t>Pour l'acheteur</w:t>
      </w:r>
    </w:p>
    <w:p w14:paraId="6BB5C808" w14:textId="77777777" w:rsidR="00C00FED" w:rsidRDefault="00000000">
      <w:pPr>
        <w:pStyle w:val="Paragraphedeliste"/>
        <w:numPr>
          <w:ilvl w:val="0"/>
          <w:numId w:val="1"/>
        </w:numPr>
        <w:spacing w:after="60" w:line="319" w:lineRule="auto"/>
        <w:jc w:val="both"/>
      </w:pPr>
      <w:r>
        <w:t>créer un compte acheteur avec mot de passe sécurisé</w:t>
      </w:r>
    </w:p>
    <w:p w14:paraId="37C7C215" w14:textId="77777777" w:rsidR="00C00FED" w:rsidRDefault="00000000">
      <w:pPr>
        <w:pStyle w:val="Paragraphedeliste"/>
        <w:numPr>
          <w:ilvl w:val="0"/>
          <w:numId w:val="1"/>
        </w:numPr>
        <w:spacing w:after="60" w:line="319" w:lineRule="auto"/>
        <w:jc w:val="both"/>
      </w:pPr>
      <w:r>
        <w:t>renseigner ses coordonnées (téléphone, adresse de livraison)</w:t>
      </w:r>
    </w:p>
    <w:p w14:paraId="056D7E1E" w14:textId="77777777" w:rsidR="00C00FED" w:rsidRDefault="00000000">
      <w:pPr>
        <w:pStyle w:val="Paragraphedeliste"/>
        <w:numPr>
          <w:ilvl w:val="0"/>
          <w:numId w:val="1"/>
        </w:numPr>
        <w:spacing w:after="60" w:line="319" w:lineRule="auto"/>
        <w:jc w:val="both"/>
      </w:pPr>
      <w:r>
        <w:t>se connecter et accéder à son espace personnel</w:t>
      </w:r>
    </w:p>
    <w:p w14:paraId="548BFA3F" w14:textId="77777777" w:rsidR="00C00FED" w:rsidRDefault="00000000">
      <w:pPr>
        <w:pStyle w:val="Paragraphedeliste"/>
        <w:numPr>
          <w:ilvl w:val="0"/>
          <w:numId w:val="1"/>
        </w:numPr>
        <w:spacing w:after="60" w:line="319" w:lineRule="auto"/>
        <w:jc w:val="both"/>
      </w:pPr>
      <w:r>
        <w:t>modifier les informations de son profil</w:t>
      </w:r>
    </w:p>
    <w:p w14:paraId="190C2951" w14:textId="77777777" w:rsidR="00C00FED" w:rsidRDefault="00000000">
      <w:pPr>
        <w:pStyle w:val="Paragraphedeliste"/>
        <w:numPr>
          <w:ilvl w:val="0"/>
          <w:numId w:val="1"/>
        </w:numPr>
        <w:spacing w:after="60" w:line="319" w:lineRule="auto"/>
        <w:jc w:val="both"/>
      </w:pPr>
      <w:r>
        <w:t>consulter l'historique de ses commandes</w:t>
      </w:r>
    </w:p>
    <w:p w14:paraId="0299C785" w14:textId="77777777" w:rsidR="00C00FED" w:rsidRDefault="00000000">
      <w:pPr>
        <w:pStyle w:val="Paragraphedeliste"/>
        <w:numPr>
          <w:ilvl w:val="0"/>
          <w:numId w:val="1"/>
        </w:numPr>
        <w:spacing w:after="60" w:line="319" w:lineRule="auto"/>
        <w:jc w:val="both"/>
      </w:pPr>
      <w:r>
        <w:t>se déconnecter de manière sûre</w:t>
      </w:r>
    </w:p>
    <w:p w14:paraId="6087EA8B" w14:textId="77777777" w:rsidR="00C00FED" w:rsidRDefault="00000000">
      <w:pPr>
        <w:spacing w:before="180" w:after="80"/>
      </w:pPr>
      <w:r>
        <w:rPr>
          <w:b/>
          <w:bCs/>
          <w:i/>
          <w:iCs/>
          <w:color w:val="1A1A1A"/>
        </w:rPr>
        <w:t>Pour l'administrateur</w:t>
      </w:r>
    </w:p>
    <w:p w14:paraId="593DBD4D" w14:textId="77777777" w:rsidR="00C00FED" w:rsidRDefault="00000000">
      <w:pPr>
        <w:pStyle w:val="Paragraphedeliste"/>
        <w:numPr>
          <w:ilvl w:val="0"/>
          <w:numId w:val="1"/>
        </w:numPr>
        <w:spacing w:after="60" w:line="319" w:lineRule="auto"/>
        <w:jc w:val="both"/>
      </w:pPr>
      <w:r>
        <w:t>se connecter au back-office via un mot de passe protégé</w:t>
      </w:r>
    </w:p>
    <w:p w14:paraId="3094058B" w14:textId="77777777" w:rsidR="00C00FED" w:rsidRDefault="00000000">
      <w:pPr>
        <w:pStyle w:val="Paragraphedeliste"/>
        <w:numPr>
          <w:ilvl w:val="0"/>
          <w:numId w:val="1"/>
        </w:numPr>
        <w:spacing w:after="60" w:line="319" w:lineRule="auto"/>
        <w:jc w:val="both"/>
      </w:pPr>
      <w:r>
        <w:t>consulter un tableau de bord présentant les statistiques globales de la plateforme</w:t>
      </w:r>
    </w:p>
    <w:p w14:paraId="39A585C8" w14:textId="77777777" w:rsidR="00C00FED" w:rsidRDefault="00000000">
      <w:pPr>
        <w:pStyle w:val="Paragraphedeliste"/>
        <w:numPr>
          <w:ilvl w:val="0"/>
          <w:numId w:val="1"/>
        </w:numPr>
        <w:spacing w:after="60" w:line="319" w:lineRule="auto"/>
        <w:jc w:val="both"/>
      </w:pPr>
      <w:r>
        <w:t>gérer les vendeurs : valider, rejeter, suspendre, supprimer</w:t>
      </w:r>
    </w:p>
    <w:p w14:paraId="1E0A0CCB" w14:textId="77777777" w:rsidR="00C00FED" w:rsidRDefault="00000000">
      <w:pPr>
        <w:pStyle w:val="Paragraphedeliste"/>
        <w:numPr>
          <w:ilvl w:val="0"/>
          <w:numId w:val="1"/>
        </w:numPr>
        <w:spacing w:after="60" w:line="319" w:lineRule="auto"/>
        <w:jc w:val="both"/>
      </w:pPr>
      <w:r>
        <w:t>consulter les acheteurs et leur nombre de commandes</w:t>
      </w:r>
    </w:p>
    <w:p w14:paraId="02999800" w14:textId="77777777" w:rsidR="00C00FED" w:rsidRDefault="00000000">
      <w:pPr>
        <w:pStyle w:val="Paragraphedeliste"/>
        <w:numPr>
          <w:ilvl w:val="0"/>
          <w:numId w:val="1"/>
        </w:numPr>
        <w:spacing w:after="60" w:line="319" w:lineRule="auto"/>
        <w:jc w:val="both"/>
      </w:pPr>
      <w:r>
        <w:lastRenderedPageBreak/>
        <w:t>gérer le catalogue produits : créer, modifier, activer ou désactiver, supprimer un produit</w:t>
      </w:r>
    </w:p>
    <w:p w14:paraId="5968D9B7" w14:textId="77777777" w:rsidR="00C00FED" w:rsidRDefault="00000000">
      <w:pPr>
        <w:pStyle w:val="Paragraphedeliste"/>
        <w:numPr>
          <w:ilvl w:val="0"/>
          <w:numId w:val="1"/>
        </w:numPr>
        <w:spacing w:after="60" w:line="319" w:lineRule="auto"/>
        <w:jc w:val="both"/>
      </w:pPr>
      <w:r>
        <w:t>gérer les catalogues vendeurs et la galerie photos associée</w:t>
      </w:r>
    </w:p>
    <w:p w14:paraId="267537A6" w14:textId="77777777" w:rsidR="00C00FED" w:rsidRDefault="00000000">
      <w:pPr>
        <w:pStyle w:val="Paragraphedeliste"/>
        <w:numPr>
          <w:ilvl w:val="0"/>
          <w:numId w:val="1"/>
        </w:numPr>
        <w:spacing w:after="60" w:line="319" w:lineRule="auto"/>
        <w:jc w:val="both"/>
      </w:pPr>
      <w:r>
        <w:t>consulter et faire évoluer le statut des commandes (en cours, livrée, annulée)</w:t>
      </w:r>
    </w:p>
    <w:p w14:paraId="79E49093" w14:textId="77777777" w:rsidR="00C00FED" w:rsidRDefault="00000000">
      <w:pPr>
        <w:pStyle w:val="Paragraphedeliste"/>
        <w:numPr>
          <w:ilvl w:val="0"/>
          <w:numId w:val="1"/>
        </w:numPr>
        <w:spacing w:after="60" w:line="319" w:lineRule="auto"/>
        <w:jc w:val="both"/>
      </w:pPr>
      <w:r>
        <w:t>consulter et supprimer les notifications</w:t>
      </w:r>
    </w:p>
    <w:p w14:paraId="508B5D39" w14:textId="77777777" w:rsidR="00C00FED" w:rsidRDefault="00000000">
      <w:pPr>
        <w:pStyle w:val="Paragraphedeliste"/>
        <w:numPr>
          <w:ilvl w:val="0"/>
          <w:numId w:val="1"/>
        </w:numPr>
        <w:spacing w:after="60" w:line="319" w:lineRule="auto"/>
        <w:jc w:val="both"/>
      </w:pPr>
      <w:r>
        <w:t>paramétrer son compte administrateur</w:t>
      </w:r>
    </w:p>
    <w:p w14:paraId="0D843D6F" w14:textId="77777777" w:rsidR="00C00FED" w:rsidRDefault="00000000">
      <w:pPr>
        <w:pStyle w:val="Titre3"/>
      </w:pPr>
      <w:r>
        <w:t>4.2 Besoins non fonctionnels</w:t>
      </w:r>
    </w:p>
    <w:p w14:paraId="25358A1E" w14:textId="77777777" w:rsidR="00C00FED" w:rsidRDefault="00000000">
      <w:pPr>
        <w:spacing w:after="120" w:line="360" w:lineRule="auto"/>
        <w:jc w:val="both"/>
      </w:pPr>
      <w:r>
        <w:t>Les besoins non fonctionnels caractérisent la qualité du système et son comportement attendu, indépendamment des fonctionnalités proprement dites.</w:t>
      </w:r>
    </w:p>
    <w:p w14:paraId="12005C9F" w14:textId="77777777" w:rsidR="00C00FED" w:rsidRDefault="00000000">
      <w:pPr>
        <w:pStyle w:val="Paragraphedeliste"/>
        <w:numPr>
          <w:ilvl w:val="0"/>
          <w:numId w:val="1"/>
        </w:numPr>
        <w:spacing w:after="60" w:line="319" w:lineRule="auto"/>
        <w:jc w:val="both"/>
      </w:pPr>
      <w:r>
        <w:rPr>
          <w:b/>
          <w:bCs/>
        </w:rPr>
        <w:t xml:space="preserve">Sécurité : </w:t>
      </w:r>
      <w:r>
        <w:t xml:space="preserve">les mots de passe sont systématiquement hachés via </w:t>
      </w:r>
      <w:proofErr w:type="spellStart"/>
      <w:r>
        <w:t>bcrypt</w:t>
      </w:r>
      <w:proofErr w:type="spellEnd"/>
      <w:r>
        <w:t xml:space="preserve"> (douze tours de salage). De plus, les documents sont stockés dans des espaces privés sur </w:t>
      </w:r>
      <w:proofErr w:type="spellStart"/>
      <w:r>
        <w:t>Supabase</w:t>
      </w:r>
      <w:proofErr w:type="spellEnd"/>
      <w:r>
        <w:t xml:space="preserve"> Storage avec génération d'URL signées à durée de vie limitée. L'accès au back-office est protégé lui aussi par un cookie </w:t>
      </w:r>
      <w:proofErr w:type="spellStart"/>
      <w:r>
        <w:t>httpOnly</w:t>
      </w:r>
      <w:proofErr w:type="spellEnd"/>
      <w:r>
        <w:t xml:space="preserve"> et un secret côté serveur.</w:t>
      </w:r>
    </w:p>
    <w:p w14:paraId="32EDEA52" w14:textId="77777777" w:rsidR="00C00FED" w:rsidRDefault="00000000">
      <w:pPr>
        <w:pStyle w:val="Paragraphedeliste"/>
        <w:numPr>
          <w:ilvl w:val="0"/>
          <w:numId w:val="1"/>
        </w:numPr>
        <w:spacing w:after="60" w:line="319" w:lineRule="auto"/>
        <w:jc w:val="both"/>
      </w:pPr>
      <w:r>
        <w:rPr>
          <w:b/>
          <w:bCs/>
        </w:rPr>
        <w:t xml:space="preserve">Fiabilité : </w:t>
      </w:r>
      <w:r>
        <w:t xml:space="preserve">le système doit assurer un taux de disponibilité élevé en s'appuyant sur l'infrastructure </w:t>
      </w:r>
      <w:proofErr w:type="spellStart"/>
      <w:r>
        <w:t>serverless</w:t>
      </w:r>
      <w:proofErr w:type="spellEnd"/>
      <w:r>
        <w:t xml:space="preserve"> de </w:t>
      </w:r>
      <w:proofErr w:type="spellStart"/>
      <w:r>
        <w:t>Vercel</w:t>
      </w:r>
      <w:proofErr w:type="spellEnd"/>
      <w:r>
        <w:t xml:space="preserve"> et sur la base de données PostgreSQL managée, afin de garantir une expérience utilisateur stable.</w:t>
      </w:r>
    </w:p>
    <w:p w14:paraId="6C432C38" w14:textId="77777777" w:rsidR="00C00FED" w:rsidRDefault="00000000">
      <w:pPr>
        <w:pStyle w:val="Paragraphedeliste"/>
        <w:numPr>
          <w:ilvl w:val="0"/>
          <w:numId w:val="1"/>
        </w:numPr>
        <w:spacing w:after="60" w:line="319" w:lineRule="auto"/>
        <w:jc w:val="both"/>
      </w:pPr>
      <w:r>
        <w:rPr>
          <w:b/>
          <w:bCs/>
        </w:rPr>
        <w:t xml:space="preserve">Ergonomie : </w:t>
      </w:r>
      <w:r>
        <w:t>l'interface doit être intuitive et conforme aux standards modernes du Web, avec une charte graphique cohérente avec celle du site carlow.fr, des composants réutilisables et un parcours d'</w:t>
      </w:r>
      <w:proofErr w:type="spellStart"/>
      <w:r>
        <w:t>onboarding</w:t>
      </w:r>
      <w:proofErr w:type="spellEnd"/>
      <w:r>
        <w:t xml:space="preserve"> lisible.</w:t>
      </w:r>
    </w:p>
    <w:p w14:paraId="680457C7" w14:textId="77777777" w:rsidR="00C00FED" w:rsidRDefault="00000000">
      <w:pPr>
        <w:pStyle w:val="Paragraphedeliste"/>
        <w:numPr>
          <w:ilvl w:val="0"/>
          <w:numId w:val="1"/>
        </w:numPr>
        <w:spacing w:after="60" w:line="319" w:lineRule="auto"/>
        <w:jc w:val="both"/>
      </w:pPr>
      <w:r>
        <w:rPr>
          <w:b/>
          <w:bCs/>
        </w:rPr>
        <w:t xml:space="preserve">Conception responsive : </w:t>
      </w:r>
      <w:r>
        <w:t>l'application doit s'adapter à tous les terminaux (ordinateur, tablette, smartphone), y compris pour le back-office d'administration qui propose un menu latéral coulissant sur mobile.</w:t>
      </w:r>
    </w:p>
    <w:p w14:paraId="09A85BD1" w14:textId="77777777" w:rsidR="00C00FED" w:rsidRDefault="00000000">
      <w:pPr>
        <w:pStyle w:val="Paragraphedeliste"/>
        <w:numPr>
          <w:ilvl w:val="0"/>
          <w:numId w:val="1"/>
        </w:numPr>
        <w:spacing w:after="60" w:line="319" w:lineRule="auto"/>
        <w:jc w:val="both"/>
      </w:pPr>
      <w:r>
        <w:rPr>
          <w:b/>
          <w:bCs/>
        </w:rPr>
        <w:t xml:space="preserve">Maintenabilité : </w:t>
      </w:r>
      <w:r>
        <w:t xml:space="preserve">le code est organisé en composants réutilisables, typé statiquement avec </w:t>
      </w:r>
      <w:proofErr w:type="spellStart"/>
      <w:r>
        <w:t>TypeScript</w:t>
      </w:r>
      <w:proofErr w:type="spellEnd"/>
      <w:r>
        <w:t xml:space="preserve"> et vérifié à chaque modification, ce qui facilite l'évolutivité du système et l'intégration future de nouvelles fonctionnalités (paiements Stripe </w:t>
      </w:r>
      <w:proofErr w:type="spellStart"/>
      <w:r>
        <w:t>Connect</w:t>
      </w:r>
      <w:proofErr w:type="spellEnd"/>
      <w:r>
        <w:t>, multi-langues, application mobile).</w:t>
      </w:r>
    </w:p>
    <w:p w14:paraId="1AD71155" w14:textId="77777777" w:rsidR="00C00FED" w:rsidRDefault="00000000">
      <w:pPr>
        <w:pStyle w:val="Paragraphedeliste"/>
        <w:numPr>
          <w:ilvl w:val="0"/>
          <w:numId w:val="1"/>
        </w:numPr>
        <w:spacing w:after="60" w:line="319" w:lineRule="auto"/>
        <w:jc w:val="both"/>
      </w:pPr>
      <w:r>
        <w:rPr>
          <w:b/>
          <w:bCs/>
        </w:rPr>
        <w:t xml:space="preserve">Performance : </w:t>
      </w:r>
      <w:r>
        <w:t>les pages publiques doivent être servies en moins de deux secondes ; les opérations sensibles (hachage des mots de passe, validation VIES) sont exécutées côté serveur en mode asynchrone.</w:t>
      </w:r>
    </w:p>
    <w:p w14:paraId="47C0AA64" w14:textId="77777777" w:rsidR="00C00FED" w:rsidRDefault="00000000">
      <w:pPr>
        <w:pStyle w:val="Paragraphedeliste"/>
        <w:numPr>
          <w:ilvl w:val="0"/>
          <w:numId w:val="1"/>
        </w:numPr>
        <w:spacing w:after="60" w:line="319" w:lineRule="auto"/>
        <w:jc w:val="both"/>
      </w:pPr>
      <w:r>
        <w:rPr>
          <w:b/>
          <w:bCs/>
        </w:rPr>
        <w:t xml:space="preserve">Conformité réglementaire : </w:t>
      </w:r>
      <w:r>
        <w:t>la plateforme respecte le Règlement général sur la protection des données (RGPD) en limitant la collecte aux seules informations nécessaires à la finalité commerciale, et permet la suppression d'un compte avec effacement en cascade des documents associés.</w:t>
      </w:r>
    </w:p>
    <w:p w14:paraId="4555A73A" w14:textId="77777777" w:rsidR="00C00FED" w:rsidRDefault="00000000">
      <w:pPr>
        <w:pStyle w:val="Titre2"/>
      </w:pPr>
      <w:r>
        <w:lastRenderedPageBreak/>
        <w:t>5. Méthodologie de travail</w:t>
      </w:r>
    </w:p>
    <w:p w14:paraId="01FD414D" w14:textId="77777777" w:rsidR="00C00FED" w:rsidRDefault="00000000">
      <w:pPr>
        <w:spacing w:after="120" w:line="360" w:lineRule="auto"/>
        <w:jc w:val="both"/>
      </w:pPr>
      <w:r>
        <w:t>Pour mener à bien ce projet, nous avons retenu une méthodologie agile incrémentale, articulée autour de cycles courts (de l'ordre de la semaine) suivant le schéma classique « concevoir, développer, valider, itérer ». Cette approche se justifie par la nature évolutive du projet, par la culture startup de Carlow et par la nécessité de pouvoir intégrer rapidement les retours de notre encadrant entreprise.</w:t>
      </w:r>
    </w:p>
    <w:p w14:paraId="6BBEE9A8" w14:textId="77777777" w:rsidR="00C00FED" w:rsidRDefault="00000000">
      <w:pPr>
        <w:spacing w:after="120" w:line="360" w:lineRule="auto"/>
        <w:jc w:val="both"/>
      </w:pPr>
      <w:r>
        <w:t>Chaque cycle comprend les phases suivantes :</w:t>
      </w:r>
    </w:p>
    <w:p w14:paraId="1616C534" w14:textId="77777777" w:rsidR="00C00FED" w:rsidRDefault="00000000">
      <w:pPr>
        <w:pStyle w:val="Paragraphedeliste"/>
        <w:numPr>
          <w:ilvl w:val="0"/>
          <w:numId w:val="1"/>
        </w:numPr>
        <w:spacing w:after="60" w:line="319" w:lineRule="auto"/>
        <w:jc w:val="both"/>
      </w:pPr>
      <w:r>
        <w:rPr>
          <w:b/>
          <w:bCs/>
        </w:rPr>
        <w:t xml:space="preserve">Planification : </w:t>
      </w:r>
      <w:r>
        <w:t>définition des objectifs du cycle, priorisation des tâches et estimation des ressources nécessaires.</w:t>
      </w:r>
    </w:p>
    <w:p w14:paraId="029806FA" w14:textId="77777777" w:rsidR="00C00FED" w:rsidRDefault="00000000">
      <w:pPr>
        <w:pStyle w:val="Paragraphedeliste"/>
        <w:numPr>
          <w:ilvl w:val="0"/>
          <w:numId w:val="1"/>
        </w:numPr>
        <w:spacing w:after="60" w:line="319" w:lineRule="auto"/>
        <w:jc w:val="both"/>
      </w:pPr>
      <w:r>
        <w:rPr>
          <w:b/>
          <w:bCs/>
        </w:rPr>
        <w:t xml:space="preserve">Conception : </w:t>
      </w:r>
      <w:r>
        <w:t>modélisation des cas d'utilisation, conception des écrans et des interactions, préparation des schémas de données.</w:t>
      </w:r>
    </w:p>
    <w:p w14:paraId="1D50694F" w14:textId="77777777" w:rsidR="00C00FED" w:rsidRDefault="00000000">
      <w:pPr>
        <w:pStyle w:val="Paragraphedeliste"/>
        <w:numPr>
          <w:ilvl w:val="0"/>
          <w:numId w:val="1"/>
        </w:numPr>
        <w:spacing w:after="60" w:line="319" w:lineRule="auto"/>
        <w:jc w:val="both"/>
      </w:pPr>
      <w:r>
        <w:rPr>
          <w:b/>
          <w:bCs/>
        </w:rPr>
        <w:t xml:space="preserve">Développement : </w:t>
      </w:r>
      <w:r>
        <w:t>implémentation des fonctionnalités prévues en suivant les bonnes pratiques d'architecture (composants réutilisables, séparation des responsabilités, typage statique).</w:t>
      </w:r>
    </w:p>
    <w:p w14:paraId="30E4AFEE" w14:textId="77777777" w:rsidR="00C00FED" w:rsidRDefault="00000000">
      <w:pPr>
        <w:pStyle w:val="Paragraphedeliste"/>
        <w:numPr>
          <w:ilvl w:val="0"/>
          <w:numId w:val="1"/>
        </w:numPr>
        <w:spacing w:after="60" w:line="319" w:lineRule="auto"/>
        <w:jc w:val="both"/>
      </w:pPr>
      <w:r>
        <w:rPr>
          <w:b/>
          <w:bCs/>
        </w:rPr>
        <w:t xml:space="preserve">Validation : </w:t>
      </w:r>
      <w:r>
        <w:t xml:space="preserve">vérification systématique du type-check, tests fonctionnels manuels, revue par l'encadrant entreprise et déploiement en environnement de </w:t>
      </w:r>
      <w:proofErr w:type="spellStart"/>
      <w:r>
        <w:t>pré-production</w:t>
      </w:r>
      <w:proofErr w:type="spellEnd"/>
      <w:r>
        <w:t xml:space="preserve"> sur </w:t>
      </w:r>
      <w:proofErr w:type="spellStart"/>
      <w:r>
        <w:t>Vercel</w:t>
      </w:r>
      <w:proofErr w:type="spellEnd"/>
      <w:r>
        <w:t xml:space="preserve"> pour validation finale.</w:t>
      </w:r>
    </w:p>
    <w:p w14:paraId="503DF8BB" w14:textId="77777777" w:rsidR="00C00FED" w:rsidRDefault="00000000">
      <w:pPr>
        <w:pStyle w:val="Paragraphedeliste"/>
        <w:numPr>
          <w:ilvl w:val="0"/>
          <w:numId w:val="1"/>
        </w:numPr>
        <w:spacing w:after="60" w:line="319" w:lineRule="auto"/>
        <w:jc w:val="both"/>
      </w:pPr>
      <w:r>
        <w:rPr>
          <w:b/>
          <w:bCs/>
        </w:rPr>
        <w:t xml:space="preserve">Rétrospective : </w:t>
      </w:r>
      <w:r>
        <w:t xml:space="preserve">identification des points d'amélioration, ajustement du </w:t>
      </w:r>
      <w:proofErr w:type="spellStart"/>
      <w:r>
        <w:t>backlog</w:t>
      </w:r>
      <w:proofErr w:type="spellEnd"/>
      <w:r>
        <w:t xml:space="preserve"> et planification du cycle suivant.</w:t>
      </w:r>
    </w:p>
    <w:p w14:paraId="747BEB68" w14:textId="77777777" w:rsidR="00C00FED" w:rsidRDefault="00000000">
      <w:pPr>
        <w:spacing w:after="120" w:line="360" w:lineRule="auto"/>
        <w:jc w:val="both"/>
      </w:pPr>
      <w:r>
        <w:t xml:space="preserve">Cette méthodologie s'est appuyée sur des outils de pilotage adaptés (gestion de version Git, intégration et déploiement continus via </w:t>
      </w:r>
      <w:proofErr w:type="spellStart"/>
      <w:r>
        <w:t>Vercel</w:t>
      </w:r>
      <w:proofErr w:type="spellEnd"/>
      <w:r>
        <w:t>, communication asynchrone avec l'équipe Carlow) et a permis de maintenir une cadence de livraison régulière tout au long de la période de stage.</w:t>
      </w:r>
    </w:p>
    <w:p w14:paraId="5102EDF1" w14:textId="77777777" w:rsidR="00C00FED" w:rsidRDefault="00000000">
      <w:pPr>
        <w:pStyle w:val="Titre2"/>
      </w:pPr>
      <w:r>
        <w:t>Conclusion</w:t>
      </w:r>
    </w:p>
    <w:p w14:paraId="786F0572" w14:textId="77777777" w:rsidR="00C00FED" w:rsidRDefault="00000000">
      <w:pPr>
        <w:spacing w:after="120" w:line="360" w:lineRule="auto"/>
        <w:jc w:val="both"/>
      </w:pPr>
      <w:r>
        <w:t xml:space="preserve">Ce premier chapitre a permis de poser le cadre général du projet en présentant l'organisme d'accueil — </w:t>
      </w:r>
      <w:proofErr w:type="spellStart"/>
      <w:r>
        <w:t>Solelh</w:t>
      </w:r>
      <w:proofErr w:type="spellEnd"/>
      <w:r>
        <w:t xml:space="preserve"> Energie, qui exploite la marketplace B2B Carlow — son écosystème de partenaires (Origami Marketplace, </w:t>
      </w:r>
      <w:proofErr w:type="spellStart"/>
      <w:r>
        <w:t>Novaway</w:t>
      </w:r>
      <w:proofErr w:type="spellEnd"/>
      <w:r>
        <w:t>, Geoffrey Tristram, Stripe) et ses ambitions sur le marché européen des équipements EnR. L'analyse de l'existant a fait apparaître un vide concurrentiel sur le segment des marketplaces B2B verticales spécialisées dans les énergies renouvelables, en particulier sur le circuit second-life et sur la conformité réglementaire automatisée. Ce constat justifie pleinement la pertinence de notre solution.</w:t>
      </w:r>
    </w:p>
    <w:p w14:paraId="5630F0E1" w14:textId="77777777" w:rsidR="00C00FED" w:rsidRDefault="00000000">
      <w:pPr>
        <w:spacing w:after="120" w:line="360" w:lineRule="auto"/>
        <w:jc w:val="both"/>
      </w:pPr>
      <w:r>
        <w:lastRenderedPageBreak/>
        <w:t xml:space="preserve">Nous avons ensuite formulé la problématique centrale, exposé la solution proposée et détaillé l'ensemble des besoins fonctionnels et non fonctionnels qui guideront la phase de conception et de réalisation. </w:t>
      </w:r>
    </w:p>
    <w:p w14:paraId="2E95DB5B" w14:textId="77777777" w:rsidR="00C00FED" w:rsidRDefault="00000000">
      <w:pPr>
        <w:spacing w:after="120" w:line="360" w:lineRule="auto"/>
        <w:jc w:val="both"/>
      </w:pPr>
      <w:r>
        <w:t>Le chapitre suivant sera consacré à l'étude conceptuelle. Nous y présenterons en particulier le langage de modélisation retenu, les diagrammes de cas d'utilisation, les diagrammes de séquence et le diagramme de classes, qui formaliseront la conception du système avant d'en aborder la réalisation.</w:t>
      </w:r>
    </w:p>
    <w:sectPr w:rsidR="00C00FED">
      <w:headerReference w:type="default" r:id="rId7"/>
      <w:footerReference w:type="default" r:id="rId8"/>
      <w:headerReference w:type="first" r:id="rId9"/>
      <w:pgSz w:w="11906" w:h="16838"/>
      <w:pgMar w:top="1440" w:right="1440" w:bottom="1440" w:left="144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2C463" w14:textId="77777777" w:rsidR="004578CF" w:rsidRDefault="004578CF">
      <w:r>
        <w:separator/>
      </w:r>
    </w:p>
  </w:endnote>
  <w:endnote w:type="continuationSeparator" w:id="0">
    <w:p w14:paraId="0520AC0E" w14:textId="77777777" w:rsidR="004578CF" w:rsidRDefault="00457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WenQuanYi Micro Hei">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264A" w14:textId="77777777" w:rsidR="00C00FED" w:rsidRDefault="00000000">
    <w:pPr>
      <w:jc w:val="center"/>
    </w:pPr>
    <w:r>
      <w:rPr>
        <w:color w:val="666666"/>
        <w:sz w:val="20"/>
        <w:szCs w:val="20"/>
      </w:rPr>
      <w:t xml:space="preserve">— </w:t>
    </w: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18</w:t>
    </w:r>
    <w:r>
      <w:rPr>
        <w:color w:val="666666"/>
        <w:sz w:val="20"/>
        <w:szCs w:val="20"/>
      </w:rPr>
      <w:fldChar w:fldCharType="end"/>
    </w:r>
    <w:r>
      <w:rPr>
        <w:color w:val="666666"/>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27A7A" w14:textId="77777777" w:rsidR="004578CF" w:rsidRDefault="004578CF">
      <w:r>
        <w:separator/>
      </w:r>
    </w:p>
  </w:footnote>
  <w:footnote w:type="continuationSeparator" w:id="0">
    <w:p w14:paraId="5B7EC8B8" w14:textId="77777777" w:rsidR="004578CF" w:rsidRDefault="00457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CEF5" w14:textId="77777777" w:rsidR="00C00FED" w:rsidRDefault="00000000">
    <w:pPr>
      <w:pBdr>
        <w:bottom w:val="single" w:sz="6" w:space="6" w:color="C25E1F"/>
      </w:pBdr>
      <w:jc w:val="right"/>
    </w:pPr>
    <w:r>
      <w:rPr>
        <w:i/>
        <w:iCs/>
        <w:color w:val="666666"/>
        <w:sz w:val="20"/>
        <w:szCs w:val="20"/>
      </w:rPr>
      <w:t>Chapitre 1 — Étude préalable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410C" w14:textId="77777777" w:rsidR="00C00FED" w:rsidRDefault="00C00F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402F"/>
    <w:multiLevelType w:val="multilevel"/>
    <w:tmpl w:val="051675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1A62E7B"/>
    <w:multiLevelType w:val="multilevel"/>
    <w:tmpl w:val="E72C147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952635516">
    <w:abstractNumId w:val="1"/>
  </w:num>
  <w:num w:numId="2" w16cid:durableId="476144523">
    <w:abstractNumId w:val="0"/>
  </w:num>
  <w:num w:numId="3" w16cid:durableId="1343049729">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zer">
    <w15:presenceInfo w15:providerId="None" w15:userId="az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FED"/>
    <w:rsid w:val="004578CF"/>
    <w:rsid w:val="008E6630"/>
    <w:rsid w:val="00C00FED"/>
    <w:rsid w:val="00E909B3"/>
    <w:rsid w:val="00EF59F6"/>
  </w:rsids>
  <m:mathPr>
    <m:mathFont m:val="Cambria Math"/>
    <m:brkBin m:val="before"/>
    <m:brkBinSub m:val="--"/>
    <m:smallFrac m:val="0"/>
    <m:dispDef/>
    <m:lMargin m:val="0"/>
    <m:rMargin m:val="0"/>
    <m:defJc m:val="centerGroup"/>
    <m:wrapIndent m:val="1440"/>
    <m:intLim m:val="subSup"/>
    <m:naryLim m:val="undOvr"/>
  </m:mathPr>
  <w:themeFontLang w:val="fr-TN"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7A31"/>
  <w15:docId w15:val="{BFB7AC19-E095-4860-92BA-5404DC5A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TN" w:eastAsia="fr-T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C25E1F"/>
      <w:sz w:val="40"/>
      <w:szCs w:val="40"/>
    </w:rPr>
  </w:style>
  <w:style w:type="paragraph" w:styleId="Titre2">
    <w:name w:val="heading 2"/>
    <w:uiPriority w:val="9"/>
    <w:unhideWhenUsed/>
    <w:qFormat/>
    <w:pPr>
      <w:spacing w:before="320" w:after="180"/>
      <w:outlineLvl w:val="1"/>
    </w:pPr>
    <w:rPr>
      <w:b/>
      <w:bCs/>
      <w:color w:val="1A1A1A"/>
      <w:sz w:val="30"/>
      <w:szCs w:val="30"/>
    </w:rPr>
  </w:style>
  <w:style w:type="paragraph" w:styleId="Titre3">
    <w:name w:val="heading 3"/>
    <w:uiPriority w:val="9"/>
    <w:unhideWhenUsed/>
    <w:qFormat/>
    <w:pPr>
      <w:spacing w:before="240" w:after="120"/>
      <w:outlineLvl w:val="2"/>
    </w:pPr>
    <w:rPr>
      <w:b/>
      <w:bCs/>
      <w:color w:val="1A1A1A"/>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Numrodeligne">
    <w:name w:val="line number"/>
  </w:style>
  <w:style w:type="paragraph" w:customStyle="1" w:styleId="Heading">
    <w:name w:val="Heading"/>
    <w:basedOn w:val="Normal"/>
    <w:next w:val="Corpsdetexte"/>
    <w:qFormat/>
    <w:pPr>
      <w:keepNext/>
      <w:spacing w:before="240" w:after="120"/>
    </w:pPr>
    <w:rPr>
      <w:rFonts w:ascii="Liberation Sans" w:eastAsia="WenQuanYi Micro Hei"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paragraph" w:styleId="Notedebasdepage">
    <w:name w:val="footnote text"/>
    <w:link w:val="NotedebasdepageCar"/>
    <w:uiPriority w:val="99"/>
    <w:semiHidden/>
    <w:unhideWhenUsed/>
    <w:rPr>
      <w:sz w:val="20"/>
      <w:szCs w:val="20"/>
    </w:rPr>
  </w:style>
  <w:style w:type="paragraph" w:styleId="Notedefin">
    <w:name w:val="endnote text"/>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 w:type="paragraph" w:styleId="Rvision">
    <w:name w:val="Revision"/>
    <w:hidden/>
    <w:uiPriority w:val="99"/>
    <w:semiHidden/>
    <w:rsid w:val="00EF59F6"/>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18</Pages>
  <Words>4749</Words>
  <Characters>27075</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Rapport PFE Carlow — Chapitre 1 : Étude préalable</vt:lpstr>
    </vt:vector>
  </TitlesOfParts>
  <Company/>
  <LinksUpToDate>false</LinksUpToDate>
  <CharactersWithSpaces>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Carlow — Chapitre 1 : Étude préalable</dc:title>
  <dc:subject/>
  <dc:creator>Claude</dc:creator>
  <dc:description>Industrialisation de l'acquisition vendeurs et conception d'un portail d'onboarding pour la marketplace B2B Carlow (Solelh Energie)</dc:description>
  <cp:lastModifiedBy>azer</cp:lastModifiedBy>
  <cp:revision>9</cp:revision>
  <dcterms:created xsi:type="dcterms:W3CDTF">2026-05-01T00:30:00Z</dcterms:created>
  <dcterms:modified xsi:type="dcterms:W3CDTF">2026-05-21T17:55:00Z</dcterms:modified>
  <dc:language>fr-FR</dc:language>
</cp:coreProperties>
</file>